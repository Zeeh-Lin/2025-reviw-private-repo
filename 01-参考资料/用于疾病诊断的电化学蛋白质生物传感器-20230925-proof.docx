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7A6C" w:rsidRPr="00D51E27" w:rsidRDefault="0032159A" w:rsidP="00D7373F">
      <w:pPr>
        <w:spacing w:line="360" w:lineRule="auto"/>
        <w:rPr>
          <w:rFonts w:ascii="Times New Roman" w:eastAsia="宋体" w:hAnsi="Times New Roman" w:cs="Times New Roman"/>
          <w:b/>
          <w:sz w:val="28"/>
          <w:szCs w:val="28"/>
        </w:rPr>
      </w:pPr>
      <w:r>
        <w:rPr>
          <w:rFonts w:ascii="Times New Roman" w:eastAsia="宋体" w:hAnsi="Times New Roman" w:cs="Times New Roman" w:hint="eastAsia"/>
          <w:b/>
          <w:sz w:val="28"/>
          <w:szCs w:val="28"/>
        </w:rPr>
        <w:t>用</w:t>
      </w:r>
      <w:r w:rsidR="002C7535">
        <w:rPr>
          <w:rFonts w:ascii="Times New Roman" w:eastAsia="宋体" w:hAnsi="Times New Roman" w:cs="Times New Roman" w:hint="eastAsia"/>
          <w:b/>
          <w:sz w:val="28"/>
          <w:szCs w:val="28"/>
        </w:rPr>
        <w:t>于</w:t>
      </w:r>
      <w:r w:rsidR="001256B8">
        <w:rPr>
          <w:rFonts w:ascii="Times New Roman" w:eastAsia="宋体" w:hAnsi="Times New Roman" w:cs="Times New Roman" w:hint="eastAsia"/>
          <w:b/>
          <w:sz w:val="28"/>
          <w:szCs w:val="28"/>
        </w:rPr>
        <w:t>疾病</w:t>
      </w:r>
      <w:r>
        <w:rPr>
          <w:rFonts w:ascii="Times New Roman" w:eastAsia="宋体" w:hAnsi="Times New Roman" w:cs="Times New Roman" w:hint="eastAsia"/>
          <w:b/>
          <w:sz w:val="28"/>
          <w:szCs w:val="28"/>
        </w:rPr>
        <w:t>诊断的</w:t>
      </w:r>
      <w:r w:rsidR="00AA5D22" w:rsidRPr="00D51E27">
        <w:rPr>
          <w:rFonts w:ascii="Times New Roman" w:eastAsia="宋体" w:hAnsi="Times New Roman" w:cs="Times New Roman"/>
          <w:b/>
          <w:sz w:val="28"/>
          <w:szCs w:val="28"/>
        </w:rPr>
        <w:t>电化学蛋白质生物传感器：进展与机遇</w:t>
      </w:r>
    </w:p>
    <w:p w:rsidR="00805284" w:rsidRPr="00805284" w:rsidRDefault="00805284" w:rsidP="00840CAA">
      <w:pPr>
        <w:spacing w:line="360" w:lineRule="auto"/>
        <w:rPr>
          <w:rFonts w:ascii="Times New Roman" w:eastAsia="宋体" w:hAnsi="Times New Roman" w:cs="Times New Roman"/>
          <w:sz w:val="24"/>
          <w:szCs w:val="24"/>
        </w:rPr>
      </w:pPr>
      <w:r>
        <w:rPr>
          <w:rFonts w:ascii="Times New Roman" w:eastAsia="宋体" w:hAnsi="Times New Roman" w:cs="Times New Roman" w:hint="eastAsia"/>
          <w:b/>
          <w:sz w:val="24"/>
          <w:szCs w:val="24"/>
        </w:rPr>
        <w:t>摘要：</w:t>
      </w:r>
      <w:r w:rsidRPr="00805284">
        <w:rPr>
          <w:rFonts w:ascii="Times New Roman" w:eastAsia="宋体" w:hAnsi="Times New Roman" w:cs="Times New Roman" w:hint="eastAsia"/>
          <w:sz w:val="24"/>
          <w:szCs w:val="24"/>
        </w:rPr>
        <w:t>电化学传感器通过施加电势将电极</w:t>
      </w:r>
      <w:r w:rsidRPr="00805284">
        <w:rPr>
          <w:rFonts w:ascii="Times New Roman" w:eastAsia="宋体" w:hAnsi="Times New Roman" w:cs="Times New Roman"/>
          <w:sz w:val="24"/>
          <w:szCs w:val="24"/>
        </w:rPr>
        <w:t>-</w:t>
      </w:r>
      <w:r w:rsidRPr="00805284">
        <w:rPr>
          <w:rFonts w:ascii="Times New Roman" w:eastAsia="宋体" w:hAnsi="Times New Roman" w:cs="Times New Roman"/>
          <w:sz w:val="24"/>
          <w:szCs w:val="24"/>
        </w:rPr>
        <w:t>溶液界面的化学变化直接转导为电流信号，已广泛应用于离子、葡萄糖</w:t>
      </w:r>
      <w:r>
        <w:rPr>
          <w:rFonts w:ascii="Times New Roman" w:eastAsia="宋体" w:hAnsi="Times New Roman" w:cs="Times New Roman" w:hint="eastAsia"/>
          <w:sz w:val="24"/>
          <w:szCs w:val="24"/>
        </w:rPr>
        <w:t>等</w:t>
      </w:r>
      <w:r w:rsidRPr="00805284">
        <w:rPr>
          <w:rFonts w:ascii="Times New Roman" w:eastAsia="宋体" w:hAnsi="Times New Roman" w:cs="Times New Roman"/>
          <w:sz w:val="24"/>
          <w:szCs w:val="24"/>
        </w:rPr>
        <w:t>小分子的检测。作为一类生物大分子标志物，蛋白质（如抗原、抗体）广泛应用于疾病诊断，电化学蛋白质传感器利用免疫学中的抗原抗体特异性结合原理，有望实现蛋白质的特异性定量检测，并且适于现场快速检测，在生命健康、临床诊疗、公共卫生等领域有着重大需求。</w:t>
      </w:r>
      <w:r w:rsidR="002C7535">
        <w:rPr>
          <w:rFonts w:ascii="Times New Roman" w:eastAsia="宋体" w:hAnsi="Times New Roman" w:cs="Times New Roman" w:hint="eastAsia"/>
          <w:sz w:val="24"/>
          <w:szCs w:val="24"/>
        </w:rPr>
        <w:t>本文对用于疾病（癌症、传染病、炎症等）检测的电化学蛋白质生物传感器进行了讨论，并概述了该领域的未来发展趋势。</w:t>
      </w:r>
    </w:p>
    <w:p w:rsidR="00AA5D22" w:rsidRDefault="00840CAA" w:rsidP="00840CAA">
      <w:pPr>
        <w:spacing w:line="360" w:lineRule="auto"/>
        <w:rPr>
          <w:rFonts w:ascii="Times New Roman" w:eastAsia="宋体" w:hAnsi="Times New Roman" w:cs="Times New Roman"/>
          <w:color w:val="FF0000"/>
          <w:sz w:val="24"/>
          <w:szCs w:val="24"/>
        </w:rPr>
      </w:pPr>
      <w:r w:rsidRPr="00D51E27">
        <w:rPr>
          <w:rFonts w:ascii="Times New Roman" w:eastAsia="宋体" w:hAnsi="Times New Roman" w:cs="Times New Roman"/>
          <w:b/>
          <w:sz w:val="24"/>
          <w:szCs w:val="24"/>
        </w:rPr>
        <w:t xml:space="preserve">1 </w:t>
      </w:r>
      <w:r w:rsidR="00AA5D22" w:rsidRPr="00D51E27">
        <w:rPr>
          <w:rFonts w:ascii="Times New Roman" w:eastAsia="宋体" w:hAnsi="Times New Roman" w:cs="Times New Roman"/>
          <w:b/>
          <w:sz w:val="24"/>
          <w:szCs w:val="24"/>
        </w:rPr>
        <w:t>引言</w:t>
      </w:r>
    </w:p>
    <w:p w:rsidR="00272F16" w:rsidRDefault="00272F16" w:rsidP="00C06290">
      <w:pPr>
        <w:spacing w:line="360" w:lineRule="auto"/>
        <w:ind w:firstLineChars="200" w:firstLine="480"/>
        <w:rPr>
          <w:rFonts w:ascii="Times New Roman" w:eastAsia="宋体" w:hAnsi="Times New Roman" w:cs="Times New Roman"/>
          <w:sz w:val="24"/>
          <w:szCs w:val="24"/>
        </w:rPr>
      </w:pPr>
      <w:r w:rsidRPr="00272F16">
        <w:rPr>
          <w:rFonts w:ascii="Times New Roman" w:eastAsia="宋体" w:hAnsi="Times New Roman" w:cs="Times New Roman" w:hint="eastAsia"/>
          <w:sz w:val="24"/>
          <w:szCs w:val="24"/>
        </w:rPr>
        <w:t>生物传感器是一种对生物物质敏感并将其浓度转换为电信号进行检测的仪器</w:t>
      </w:r>
      <w:r>
        <w:rPr>
          <w:rFonts w:ascii="Times New Roman" w:eastAsia="宋体" w:hAnsi="Times New Roman" w:cs="Times New Roman" w:hint="eastAsia"/>
          <w:sz w:val="24"/>
          <w:szCs w:val="24"/>
        </w:rPr>
        <w:t>。</w:t>
      </w:r>
      <w:r w:rsidR="008C78CE">
        <w:rPr>
          <w:rFonts w:ascii="Times New Roman" w:eastAsia="宋体" w:hAnsi="Times New Roman" w:cs="Times New Roman" w:hint="eastAsia"/>
          <w:sz w:val="24"/>
          <w:szCs w:val="24"/>
        </w:rPr>
        <w:t>生物传感器具有受体功能和</w:t>
      </w:r>
      <w:r w:rsidR="00D867E5">
        <w:rPr>
          <w:rFonts w:ascii="Times New Roman" w:eastAsia="宋体" w:hAnsi="Times New Roman" w:cs="Times New Roman" w:hint="eastAsia"/>
          <w:sz w:val="24"/>
          <w:szCs w:val="24"/>
        </w:rPr>
        <w:t>转导</w:t>
      </w:r>
      <w:r w:rsidR="008C78CE">
        <w:rPr>
          <w:rFonts w:ascii="Times New Roman" w:eastAsia="宋体" w:hAnsi="Times New Roman" w:cs="Times New Roman" w:hint="eastAsia"/>
          <w:sz w:val="24"/>
          <w:szCs w:val="24"/>
        </w:rPr>
        <w:t>功能</w:t>
      </w:r>
      <w:ins w:id="0" w:author="sor Sen" w:date="2023-09-25T19:00:00Z">
        <w:r w:rsidR="007550D8">
          <w:rPr>
            <w:rFonts w:ascii="Times New Roman" w:eastAsia="宋体" w:hAnsi="Times New Roman" w:cs="Times New Roman" w:hint="eastAsia"/>
            <w:sz w:val="24"/>
            <w:szCs w:val="24"/>
          </w:rPr>
          <w:t>，主要由分子识别元件和转换文件构成</w:t>
        </w:r>
      </w:ins>
      <w:r w:rsidR="00D867E5">
        <w:rPr>
          <w:rFonts w:ascii="Times New Roman" w:eastAsia="宋体" w:hAnsi="Times New Roman" w:cs="Times New Roman"/>
          <w:sz w:val="24"/>
          <w:szCs w:val="24"/>
        </w:rPr>
        <w:fldChar w:fldCharType="begin"/>
      </w:r>
      <w:r w:rsidR="00447F01">
        <w:rPr>
          <w:rFonts w:ascii="Times New Roman" w:eastAsia="宋体" w:hAnsi="Times New Roman" w:cs="Times New Roman"/>
          <w:sz w:val="24"/>
          <w:szCs w:val="24"/>
        </w:rPr>
        <w:instrText xml:space="preserve"> ADDIN EN.CITE &lt;EndNote&gt;&lt;Cite&gt;&lt;Author&gt;Yang&lt;/Author&gt;&lt;Year&gt;2018&lt;/Year&gt;&lt;RecNum&gt;486&lt;/RecNum&gt;&lt;DisplayText&gt;[1, 2]&lt;/DisplayText&gt;&lt;record&gt;&lt;rec-number&gt;486&lt;/rec-number&gt;&lt;foreign-keys&gt;&lt;key app="EN" db-id="wfpvea5w2st2f2e00x4pe9ah5s9sdtta05r5" timestamp="1695475096"&gt;486&lt;/key&gt;&lt;key app="ENWeb" db-id=""&gt;0&lt;/key&gt;&lt;/foreign-keys&gt;&lt;ref-type name="Journal Article"&gt;17&lt;/ref-type&gt;&lt;contributors&gt;&lt;authors&gt;&lt;author&gt;Yang, Yanbing&lt;/author&gt;&lt;author&gt;Yang, Xiangdong&lt;/author&gt;&lt;author&gt;Yang, Yujie&lt;/author&gt;&lt;author&gt;Yuan, Quan&lt;/author&gt;&lt;/authors&gt;&lt;/contributors&gt;&lt;titles&gt;&lt;title&gt;Aptamer-functionalized carbon nanomaterials electrochemical sensors for detecting cancer relevant biomolecules&lt;/title&gt;&lt;secondary-title&gt;Carbon&lt;/secondary-title&gt;&lt;/titles&gt;&lt;periodical&gt;&lt;full-title&gt;Carbon&lt;/full-title&gt;&lt;/periodical&gt;&lt;pages&gt;380-395&lt;/pages&gt;&lt;volume&gt;129&lt;/volume&gt;&lt;dates&gt;&lt;year&gt;2018&lt;/year&gt;&lt;/dates&gt;&lt;isbn&gt;00086223&lt;/isbn&gt;&lt;urls&gt;&lt;/urls&gt;&lt;electronic-resource-num&gt;10.1016/j.carbon.2017.12.013&lt;/electronic-resource-num&gt;&lt;/record&gt;&lt;/Cite&gt;&lt;Cite&gt;&lt;Author&gt;Vestergaard&lt;/Author&gt;&lt;Year&gt;2007&lt;/Year&gt;&lt;RecNum&gt;487&lt;/RecNum&gt;&lt;record&gt;&lt;rec-number&gt;487&lt;/rec-number&gt;&lt;foreign-keys&gt;&lt;key app="EN" db-id="wfpvea5w2st2f2e00x4pe9ah5s9sdtta05r5" timestamp="1695475501"&gt;487&lt;/key&gt;&lt;key app="ENWeb" db-id=""&gt;0&lt;/key&gt;&lt;/foreign-keys&gt;&lt;ref-type name="Journal Article"&gt;17&lt;/ref-type&gt;&lt;contributors&gt;&lt;authors&gt;&lt;author&gt;Vestergaard, Mun&amp;apos;delanji &lt;/author&gt;&lt;author&gt;Kerman, Kagan &lt;/author&gt;&lt;author&gt;Tamiya, Eiichi &lt;/author&gt;&lt;/authors&gt;&lt;/contributors&gt;&lt;titles&gt;&lt;title&gt;An Overview of Label-free Electrochemical Protein Sensors&lt;/title&gt;&lt;secondary-title&gt;Sensors&lt;/secondary-title&gt;&lt;/titles&gt;&lt;periodical&gt;&lt;full-title&gt;Sensors&lt;/full-title&gt;&lt;/periodical&gt;&lt;pages&gt;3442-3458&lt;/pages&gt;&lt;volume&gt;7&lt;/volume&gt;&lt;dates&gt;&lt;year&gt;2007&lt;/year&gt;&lt;/dates&gt;&lt;urls&gt;&lt;/urls&gt;&lt;/record&gt;&lt;/Cite&gt;&lt;/EndNote&gt;</w:instrText>
      </w:r>
      <w:r w:rsidR="00D867E5">
        <w:rPr>
          <w:rFonts w:ascii="Times New Roman" w:eastAsia="宋体" w:hAnsi="Times New Roman" w:cs="Times New Roman"/>
          <w:sz w:val="24"/>
          <w:szCs w:val="24"/>
        </w:rPr>
        <w:fldChar w:fldCharType="separate"/>
      </w:r>
      <w:r w:rsidR="00447F01">
        <w:rPr>
          <w:rFonts w:ascii="Times New Roman" w:eastAsia="宋体" w:hAnsi="Times New Roman" w:cs="Times New Roman"/>
          <w:noProof/>
          <w:sz w:val="24"/>
          <w:szCs w:val="24"/>
        </w:rPr>
        <w:t>[1, 2]</w:t>
      </w:r>
      <w:r w:rsidR="00D867E5">
        <w:rPr>
          <w:rFonts w:ascii="Times New Roman" w:eastAsia="宋体" w:hAnsi="Times New Roman" w:cs="Times New Roman"/>
          <w:sz w:val="24"/>
          <w:szCs w:val="24"/>
        </w:rPr>
        <w:fldChar w:fldCharType="end"/>
      </w:r>
      <w:r w:rsidR="008C78CE">
        <w:rPr>
          <w:rFonts w:ascii="Times New Roman" w:eastAsia="宋体" w:hAnsi="Times New Roman" w:cs="Times New Roman" w:hint="eastAsia"/>
          <w:sz w:val="24"/>
          <w:szCs w:val="24"/>
        </w:rPr>
        <w:t>。</w:t>
      </w:r>
      <w:r w:rsidR="008D59CD" w:rsidRPr="008D59CD">
        <w:rPr>
          <w:rFonts w:ascii="Times New Roman" w:eastAsia="宋体" w:hAnsi="Times New Roman" w:cs="Times New Roman" w:hint="eastAsia"/>
          <w:sz w:val="24"/>
          <w:szCs w:val="24"/>
        </w:rPr>
        <w:t>根据不同的检测原理，生物传感器一般可分为以下几类</w:t>
      </w:r>
      <w:r w:rsidR="008D59CD" w:rsidRPr="008D59CD">
        <w:rPr>
          <w:rFonts w:ascii="Times New Roman" w:eastAsia="宋体" w:hAnsi="Times New Roman" w:cs="Times New Roman"/>
          <w:sz w:val="24"/>
          <w:szCs w:val="24"/>
        </w:rPr>
        <w:t>：基于电化学原理的生物传感器，基于光学原理的光学生物传感器，基于热敏电阻的热生物传感器，基于压电原理的压电式生物传感器</w:t>
      </w:r>
      <w:r w:rsidR="00447F01">
        <w:rPr>
          <w:rFonts w:ascii="Times New Roman" w:eastAsia="宋体" w:hAnsi="Times New Roman" w:cs="Times New Roman"/>
          <w:sz w:val="24"/>
          <w:szCs w:val="24"/>
        </w:rPr>
        <w:fldChar w:fldCharType="begin"/>
      </w:r>
      <w:r w:rsidR="00447F01">
        <w:rPr>
          <w:rFonts w:ascii="Times New Roman" w:eastAsia="宋体" w:hAnsi="Times New Roman" w:cs="Times New Roman"/>
          <w:sz w:val="24"/>
          <w:szCs w:val="24"/>
        </w:rPr>
        <w:instrText xml:space="preserve"> ADDIN EN.CITE &lt;EndNote&gt;&lt;Cite&gt;&lt;Author&gt;Vestergaard&lt;/Author&gt;&lt;Year&gt;2007&lt;/Year&gt;&lt;RecNum&gt;487&lt;/RecNum&gt;&lt;DisplayText&gt;[2]&lt;/DisplayText&gt;&lt;record&gt;&lt;rec-number&gt;487&lt;/rec-number&gt;&lt;foreign-keys&gt;&lt;key app="EN" db-id="wfpvea5w2st2f2e00x4pe9ah5s9sdtta05r5" timestamp="1695475501"&gt;487&lt;/key&gt;&lt;key app="ENWeb" db-id=""&gt;0&lt;/key&gt;&lt;/foreign-keys&gt;&lt;ref-type name="Journal Article"&gt;17&lt;/ref-type&gt;&lt;contributors&gt;&lt;authors&gt;&lt;author&gt;Vestergaard, Mun&amp;apos;delanji &lt;/author&gt;&lt;author&gt;Kerman, Kagan &lt;/author&gt;&lt;author&gt;Tamiya, Eiichi &lt;/author&gt;&lt;/authors&gt;&lt;/contributors&gt;&lt;titles&gt;&lt;title&gt;An Overview of Label-free Electrochemical Protein Sensors&lt;/title&gt;&lt;secondary-title&gt;Sensors&lt;/secondary-title&gt;&lt;/titles&gt;&lt;periodical&gt;&lt;full-title&gt;Sensors&lt;/full-title&gt;&lt;/periodical&gt;&lt;pages&gt;3442-3458&lt;/pages&gt;&lt;volume&gt;7&lt;/volume&gt;&lt;dates&gt;&lt;year&gt;2007&lt;/year&gt;&lt;/dates&gt;&lt;urls&gt;&lt;/urls&gt;&lt;/record&gt;&lt;/Cite&gt;&lt;/EndNote&gt;</w:instrText>
      </w:r>
      <w:r w:rsidR="00447F01">
        <w:rPr>
          <w:rFonts w:ascii="Times New Roman" w:eastAsia="宋体" w:hAnsi="Times New Roman" w:cs="Times New Roman"/>
          <w:sz w:val="24"/>
          <w:szCs w:val="24"/>
        </w:rPr>
        <w:fldChar w:fldCharType="separate"/>
      </w:r>
      <w:r w:rsidR="00447F01">
        <w:rPr>
          <w:rFonts w:ascii="Times New Roman" w:eastAsia="宋体" w:hAnsi="Times New Roman" w:cs="Times New Roman"/>
          <w:noProof/>
          <w:sz w:val="24"/>
          <w:szCs w:val="24"/>
        </w:rPr>
        <w:t>[2]</w:t>
      </w:r>
      <w:r w:rsidR="00447F01">
        <w:rPr>
          <w:rFonts w:ascii="Times New Roman" w:eastAsia="宋体" w:hAnsi="Times New Roman" w:cs="Times New Roman"/>
          <w:sz w:val="24"/>
          <w:szCs w:val="24"/>
        </w:rPr>
        <w:fldChar w:fldCharType="end"/>
      </w:r>
      <w:r w:rsidR="008D59CD" w:rsidRPr="008D59CD">
        <w:rPr>
          <w:rFonts w:ascii="Times New Roman" w:eastAsia="宋体" w:hAnsi="Times New Roman" w:cs="Times New Roman"/>
          <w:sz w:val="24"/>
          <w:szCs w:val="24"/>
        </w:rPr>
        <w:t>。其中基于电化学原理的生物传感器具有</w:t>
      </w:r>
      <w:r w:rsidR="00A97F89">
        <w:rPr>
          <w:rFonts w:ascii="Times New Roman" w:eastAsia="宋体" w:hAnsi="Times New Roman" w:cs="Times New Roman" w:hint="eastAsia"/>
          <w:sz w:val="24"/>
          <w:szCs w:val="24"/>
        </w:rPr>
        <w:t>灵敏度高、</w:t>
      </w:r>
      <w:r w:rsidR="008D59CD" w:rsidRPr="008D59CD">
        <w:rPr>
          <w:rFonts w:ascii="Times New Roman" w:eastAsia="宋体" w:hAnsi="Times New Roman" w:cs="Times New Roman"/>
          <w:sz w:val="24"/>
          <w:szCs w:val="24"/>
        </w:rPr>
        <w:t>检测速度快、</w:t>
      </w:r>
      <w:r w:rsidR="00A97F89">
        <w:rPr>
          <w:rFonts w:ascii="Times New Roman" w:eastAsia="宋体" w:hAnsi="Times New Roman" w:cs="Times New Roman" w:hint="eastAsia"/>
          <w:sz w:val="24"/>
          <w:szCs w:val="24"/>
        </w:rPr>
        <w:t>低功耗</w:t>
      </w:r>
      <w:r w:rsidR="008D59CD" w:rsidRPr="008D59CD">
        <w:rPr>
          <w:rFonts w:ascii="Times New Roman" w:eastAsia="宋体" w:hAnsi="Times New Roman" w:cs="Times New Roman"/>
          <w:sz w:val="24"/>
          <w:szCs w:val="24"/>
        </w:rPr>
        <w:t>、</w:t>
      </w:r>
      <w:r w:rsidR="00A97F89">
        <w:rPr>
          <w:rFonts w:ascii="Times New Roman" w:eastAsia="宋体" w:hAnsi="Times New Roman" w:cs="Times New Roman" w:hint="eastAsia"/>
          <w:sz w:val="24"/>
          <w:szCs w:val="24"/>
        </w:rPr>
        <w:t>小型化</w:t>
      </w:r>
      <w:r w:rsidR="008D59CD" w:rsidRPr="008D59CD">
        <w:rPr>
          <w:rFonts w:ascii="Times New Roman" w:eastAsia="宋体" w:hAnsi="Times New Roman" w:cs="Times New Roman"/>
          <w:sz w:val="24"/>
          <w:szCs w:val="24"/>
        </w:rPr>
        <w:t>等优势</w:t>
      </w:r>
      <w:r w:rsidR="00A97F89">
        <w:rPr>
          <w:rFonts w:ascii="Times New Roman" w:eastAsia="宋体" w:hAnsi="Times New Roman" w:cs="Times New Roman"/>
          <w:sz w:val="24"/>
          <w:szCs w:val="24"/>
        </w:rPr>
        <w:fldChar w:fldCharType="begin">
          <w:fldData xml:space="preserve">PEVuZE5vdGU+PENpdGU+PEF1dGhvcj5Hb3VkPC9BdXRob3I+PFllYXI+MjAyMTwvWWVhcj48UmVj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</w:fldData>
        </w:fldChar>
      </w:r>
      <w:r w:rsidR="00D8028C">
        <w:rPr>
          <w:rFonts w:ascii="Times New Roman" w:eastAsia="宋体" w:hAnsi="Times New Roman" w:cs="Times New Roman"/>
          <w:sz w:val="24"/>
          <w:szCs w:val="24"/>
        </w:rPr>
        <w:instrText xml:space="preserve"> ADDIN EN.CITE </w:instrText>
      </w:r>
      <w:r w:rsidR="00D8028C">
        <w:rPr>
          <w:rFonts w:ascii="Times New Roman" w:eastAsia="宋体" w:hAnsi="Times New Roman" w:cs="Times New Roman"/>
          <w:sz w:val="24"/>
          <w:szCs w:val="24"/>
        </w:rPr>
        <w:fldChar w:fldCharType="begin">
          <w:fldData xml:space="preserve">PEVuZE5vdGU+PENpdGU+PEF1dGhvcj5Hb3VkPC9BdXRob3I+PFllYXI+MjAyMTwvWWVhcj48UmVj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</w:fldData>
        </w:fldChar>
      </w:r>
      <w:r w:rsidR="00D8028C">
        <w:rPr>
          <w:rFonts w:ascii="Times New Roman" w:eastAsia="宋体" w:hAnsi="Times New Roman" w:cs="Times New Roman"/>
          <w:sz w:val="24"/>
          <w:szCs w:val="24"/>
        </w:rPr>
        <w:instrText xml:space="preserve"> ADDIN EN.CITE.DATA </w:instrText>
      </w:r>
      <w:r w:rsidR="00D8028C">
        <w:rPr>
          <w:rFonts w:ascii="Times New Roman" w:eastAsia="宋体" w:hAnsi="Times New Roman" w:cs="Times New Roman"/>
          <w:sz w:val="24"/>
          <w:szCs w:val="24"/>
        </w:rPr>
      </w:r>
      <w:r w:rsidR="00D8028C">
        <w:rPr>
          <w:rFonts w:ascii="Times New Roman" w:eastAsia="宋体" w:hAnsi="Times New Roman" w:cs="Times New Roman"/>
          <w:sz w:val="24"/>
          <w:szCs w:val="24"/>
        </w:rPr>
        <w:fldChar w:fldCharType="end"/>
      </w:r>
      <w:r w:rsidR="00A97F89">
        <w:rPr>
          <w:rFonts w:ascii="Times New Roman" w:eastAsia="宋体" w:hAnsi="Times New Roman" w:cs="Times New Roman"/>
          <w:sz w:val="24"/>
          <w:szCs w:val="24"/>
        </w:rPr>
      </w:r>
      <w:r w:rsidR="00A97F89">
        <w:rPr>
          <w:rFonts w:ascii="Times New Roman" w:eastAsia="宋体" w:hAnsi="Times New Roman" w:cs="Times New Roman"/>
          <w:sz w:val="24"/>
          <w:szCs w:val="24"/>
        </w:rPr>
        <w:fldChar w:fldCharType="separate"/>
      </w:r>
      <w:r w:rsidR="00D8028C">
        <w:rPr>
          <w:rFonts w:ascii="Times New Roman" w:eastAsia="宋体" w:hAnsi="Times New Roman" w:cs="Times New Roman"/>
          <w:noProof/>
          <w:sz w:val="24"/>
          <w:szCs w:val="24"/>
        </w:rPr>
        <w:t>[3, 4]</w:t>
      </w:r>
      <w:r w:rsidR="00A97F89">
        <w:rPr>
          <w:rFonts w:ascii="Times New Roman" w:eastAsia="宋体" w:hAnsi="Times New Roman" w:cs="Times New Roman"/>
          <w:sz w:val="24"/>
          <w:szCs w:val="24"/>
        </w:rPr>
        <w:fldChar w:fldCharType="end"/>
      </w:r>
      <w:r w:rsidR="008D59CD" w:rsidRPr="008D59CD">
        <w:rPr>
          <w:rFonts w:ascii="Times New Roman" w:eastAsia="宋体" w:hAnsi="Times New Roman" w:cs="Times New Roman"/>
          <w:sz w:val="24"/>
          <w:szCs w:val="24"/>
        </w:rPr>
        <w:t>，是生物检测分析领域的研究热点。</w:t>
      </w:r>
    </w:p>
    <w:p w:rsidR="007863BF" w:rsidRDefault="001106B6" w:rsidP="008C78CE">
      <w:pPr>
        <w:spacing w:line="360" w:lineRule="auto"/>
        <w:ind w:firstLineChars="200" w:firstLine="480"/>
        <w:rPr>
          <w:rFonts w:ascii="Times New Roman" w:eastAsia="宋体" w:hAnsi="Times New Roman" w:cs="Times New Roman"/>
          <w:sz w:val="24"/>
          <w:szCs w:val="24"/>
        </w:rPr>
      </w:pPr>
      <w:r w:rsidRPr="001106B6">
        <w:rPr>
          <w:rFonts w:ascii="Times New Roman" w:eastAsia="宋体" w:hAnsi="Times New Roman" w:cs="Times New Roman" w:hint="eastAsia"/>
          <w:sz w:val="24"/>
          <w:szCs w:val="24"/>
        </w:rPr>
        <w:t>生物标志物（</w:t>
      </w:r>
      <w:r w:rsidRPr="001106B6">
        <w:rPr>
          <w:rFonts w:ascii="Times New Roman" w:eastAsia="宋体" w:hAnsi="Times New Roman" w:cs="Times New Roman"/>
          <w:sz w:val="24"/>
          <w:szCs w:val="24"/>
        </w:rPr>
        <w:t>Biomarker</w:t>
      </w:r>
      <w:r w:rsidRPr="001106B6">
        <w:rPr>
          <w:rFonts w:ascii="Times New Roman" w:eastAsia="宋体" w:hAnsi="Times New Roman" w:cs="Times New Roman"/>
          <w:sz w:val="24"/>
          <w:szCs w:val="24"/>
        </w:rPr>
        <w:t>）是一种客观的测量指标，指的是反映生物体生理或病理过程、事件或状况（如老化、疾病等）的独特的生物学或生物学衍生指标</w:t>
      </w:r>
      <w:r w:rsidR="003F3EA2">
        <w:rPr>
          <w:rFonts w:ascii="Times New Roman" w:eastAsia="宋体" w:hAnsi="Times New Roman" w:cs="Times New Roman"/>
          <w:sz w:val="24"/>
          <w:szCs w:val="24"/>
        </w:rPr>
        <w:fldChar w:fldCharType="begin"/>
      </w:r>
      <w:r w:rsidR="00D8028C">
        <w:rPr>
          <w:rFonts w:ascii="Times New Roman" w:eastAsia="宋体" w:hAnsi="Times New Roman" w:cs="Times New Roman"/>
          <w:sz w:val="24"/>
          <w:szCs w:val="24"/>
        </w:rPr>
        <w:instrText xml:space="preserve"> ADDIN EN.CITE &lt;EndNote&gt;&lt;Cite&gt;&lt;Author&gt;Chikkaveeraiah&lt;/Author&gt;&lt;Year&gt;2012&lt;/Year&gt;&lt;RecNum&gt;484&lt;/RecNum&gt;&lt;DisplayText&gt;[5]&lt;/DisplayText&gt;&lt;record&gt;&lt;rec-number&gt;484&lt;/rec-number&gt;&lt;foreign-keys&gt;&lt;key app="EN" db-id="wfpvea5w2st2f2e00x4pe9ah5s9sdtta05r5" timestamp="1695367670"&gt;484&lt;/key&gt;&lt;key app="ENWeb" db-id=""&gt;0&lt;/key&gt;&lt;/foreign-keys&gt;&lt;ref-type name="Journal Article"&gt;17&lt;/ref-type&gt;&lt;contributors&gt;&lt;authors&gt;&lt;author&gt;Chikkaveeraiah, Bhaskara V. &lt;/author&gt;&lt;author&gt;Bhirde, Ashwinkumar A. &lt;/author&gt;&lt;author&gt;Morgan, Nicole Y. &lt;/author&gt;&lt;author&gt;Eden, Henry S. &lt;/author&gt;&lt;author&gt;Chen, Xiaoyuan&lt;/author&gt;&lt;/authors&gt;&lt;/contributors&gt;&lt;titles&gt;&lt;title&gt;Electrochemical Immunosensors for Detection of Cancer Protein Biomarkers&lt;/title&gt;&lt;secondary-title&gt;ACS Nano&lt;/secondary-title&gt;&lt;/titles&gt;&lt;periodical&gt;&lt;full-title&gt;ACS Nano&lt;/full-title&gt;&lt;/periodical&gt;&lt;pages&gt;6546–6561&lt;/pages&gt;&lt;volume&gt;6&lt;/volume&gt;&lt;dates&gt;&lt;year&gt;2012&lt;/year&gt;&lt;/dates&gt;&lt;urls&gt;&lt;/urls&gt;&lt;/record&gt;&lt;/Cite&gt;&lt;/EndNote&gt;</w:instrText>
      </w:r>
      <w:r w:rsidR="003F3EA2">
        <w:rPr>
          <w:rFonts w:ascii="Times New Roman" w:eastAsia="宋体" w:hAnsi="Times New Roman" w:cs="Times New Roman"/>
          <w:sz w:val="24"/>
          <w:szCs w:val="24"/>
        </w:rPr>
        <w:fldChar w:fldCharType="separate"/>
      </w:r>
      <w:r w:rsidR="00D8028C">
        <w:rPr>
          <w:rFonts w:ascii="Times New Roman" w:eastAsia="宋体" w:hAnsi="Times New Roman" w:cs="Times New Roman"/>
          <w:noProof/>
          <w:sz w:val="24"/>
          <w:szCs w:val="24"/>
        </w:rPr>
        <w:t>[5]</w:t>
      </w:r>
      <w:r w:rsidR="003F3EA2">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。蛋白质（如抗原、抗体）作为疾病生物标志物被广泛用于疾病诊断</w:t>
      </w:r>
      <w:ins w:id="1" w:author="sor Sen" w:date="2023-09-25T18:59:00Z">
        <w:r w:rsidR="00F04124">
          <w:rPr>
            <w:rFonts w:ascii="Times New Roman" w:eastAsia="宋体" w:hAnsi="Times New Roman" w:cs="Times New Roman" w:hint="eastAsia"/>
            <w:sz w:val="24"/>
            <w:szCs w:val="24"/>
          </w:rPr>
          <w:t>分析</w:t>
        </w:r>
      </w:ins>
      <w:del w:id="2" w:author="sor Sen" w:date="2023-09-25T18:59:00Z">
        <w:r w:rsidDel="00F04124">
          <w:rPr>
            <w:rFonts w:ascii="Times New Roman" w:eastAsia="宋体" w:hAnsi="Times New Roman" w:cs="Times New Roman" w:hint="eastAsia"/>
            <w:sz w:val="24"/>
            <w:szCs w:val="24"/>
          </w:rPr>
          <w:delText>与检测</w:delText>
        </w:r>
      </w:del>
      <w:ins w:id="3" w:author="sor Sen" w:date="2023-09-25T18:59:00Z">
        <w:r w:rsidR="00F04124">
          <w:rPr>
            <w:rFonts w:ascii="Times New Roman" w:eastAsia="宋体" w:hAnsi="Times New Roman" w:cs="Times New Roman" w:hint="eastAsia"/>
            <w:sz w:val="24"/>
            <w:szCs w:val="24"/>
          </w:rPr>
          <w:t>、</w:t>
        </w:r>
      </w:ins>
      <w:r>
        <w:rPr>
          <w:rFonts w:ascii="Times New Roman" w:eastAsia="宋体" w:hAnsi="Times New Roman" w:cs="Times New Roman" w:hint="eastAsia"/>
          <w:sz w:val="24"/>
          <w:szCs w:val="24"/>
        </w:rPr>
        <w:t>治疗效果</w:t>
      </w:r>
      <w:ins w:id="4" w:author="sor Sen" w:date="2023-09-25T18:59:00Z">
        <w:r w:rsidR="00F04124">
          <w:rPr>
            <w:rFonts w:ascii="Times New Roman" w:eastAsia="宋体" w:hAnsi="Times New Roman" w:cs="Times New Roman" w:hint="eastAsia"/>
            <w:sz w:val="24"/>
            <w:szCs w:val="24"/>
          </w:rPr>
          <w:t>评估</w:t>
        </w:r>
      </w:ins>
      <w:r w:rsidR="003F3EA2">
        <w:rPr>
          <w:rFonts w:ascii="Times New Roman" w:eastAsia="宋体" w:hAnsi="Times New Roman" w:cs="Times New Roman"/>
          <w:sz w:val="24"/>
          <w:szCs w:val="24"/>
        </w:rPr>
        <w:fldChar w:fldCharType="begin"/>
      </w:r>
      <w:r w:rsidR="00D8028C">
        <w:rPr>
          <w:rFonts w:ascii="Times New Roman" w:eastAsia="宋体" w:hAnsi="Times New Roman" w:cs="Times New Roman"/>
          <w:sz w:val="24"/>
          <w:szCs w:val="24"/>
        </w:rPr>
        <w:instrText xml:space="preserve"> ADDIN EN.CITE &lt;EndNote&gt;&lt;Cite&gt;&lt;Author&gt;Vanova&lt;/Author&gt;&lt;Year&gt;2021&lt;/Year&gt;&lt;RecNum&gt;488&lt;/RecNum&gt;&lt;DisplayText&gt;[6, 7]&lt;/DisplayText&gt;&lt;record&gt;&lt;rec-number&gt;488&lt;/rec-number&gt;&lt;foreign-keys&gt;&lt;key app="EN" db-id="wfpvea5w2st2f2e00x4pe9ah5s9sdtta05r5" timestamp="1695632406"&gt;488&lt;/key&gt;&lt;key app="ENWeb" db-id=""&gt;0&lt;/key&gt;&lt;/foreign-keys&gt;&lt;ref-type name="Journal Article"&gt;17&lt;/ref-type&gt;&lt;contributors&gt;&lt;authors&gt;&lt;author&gt;Vanova, Veronika&lt;/author&gt;&lt;author&gt;Mitrevska, Katerina&lt;/author&gt;&lt;author&gt;Milosavljevic, Vedran&lt;/author&gt;&lt;author&gt;Hynek, David&lt;/author&gt;&lt;author&gt;Richtera, Lukas&lt;/author&gt;&lt;author&gt;Adam, Vojtech&lt;/author&gt;&lt;/authors&gt;&lt;/contributors&gt;&lt;titles&gt;&lt;title&gt;Peptide-based electrochemical biosensors utilized for protein detection&lt;/title&gt;&lt;secondary-title&gt;Biosensors and Bioelectronics&lt;/secondary-title&gt;&lt;/titles&gt;&lt;periodical&gt;&lt;full-title&gt;Biosensors and Bioelectronics&lt;/full-title&gt;&lt;/periodical&gt;&lt;pages&gt;113087&lt;/pages&gt;&lt;volume&gt;180&lt;/volume&gt;&lt;dates&gt;&lt;year&gt;2021&lt;/year&gt;&lt;/dates&gt;&lt;isbn&gt;09565663&lt;/isbn&gt;&lt;urls&gt;&lt;/urls&gt;&lt;electronic-resource-num&gt;10.1016/j.bios.2021.113087&lt;/electronic-resource-num&gt;&lt;/record&gt;&lt;/Cite&gt;&lt;Cite&gt;&lt;Author&gt;Dong&lt;/Author&gt;&lt;Year&gt;2022&lt;/Year&gt;&lt;RecNum&gt;491&lt;/RecNum&gt;&lt;record&gt;&lt;rec-number&gt;491&lt;/rec-number&gt;&lt;foreign-keys&gt;&lt;key app="EN" db-id="wfpvea5w2st2f2e00x4pe9ah5s9sdtta05r5" timestamp="1695633284"&gt;491&lt;/key&gt;&lt;key app="ENWeb" db-id=""&gt;0&lt;/key&gt;&lt;/foreign-keys&gt;&lt;ref-type name="Journal Article"&gt;17&lt;/ref-type&gt;&lt;contributors&gt;&lt;authors&gt;&lt;author&gt;Dong, Tao&lt;/author&gt;&lt;author&gt;Matos Pires, Nuno Miguel&lt;/author&gt;&lt;author&gt;Yang, Zhaochu&lt;/author&gt;&lt;author&gt;Jiang, Zhuangde&lt;/author&gt;&lt;/authors&gt;&lt;/contributors&gt;&lt;titles&gt;&lt;title&gt;Advances in Electrochemical Biosensors Based on Nanomaterials for Protein Biomarker Detection in Saliva&lt;/title&gt;&lt;secondary-title&gt;Advanced Science&lt;/secondary-title&gt;&lt;/titles&gt;&lt;periodical&gt;&lt;full-title&gt;Advanced Science&lt;/full-title&gt;&lt;/periodical&gt;&lt;volume&gt;10&lt;/volume&gt;&lt;number&gt;6&lt;/number&gt;&lt;dates&gt;&lt;year&gt;2022&lt;/year&gt;&lt;/dates&gt;&lt;isbn&gt;2198-3844&amp;#xD;2198-3844&lt;/isbn&gt;&lt;urls&gt;&lt;/urls&gt;&lt;electronic-resource-num&gt;10.1002/advs.202205429&lt;/electronic-resource-num&gt;&lt;/record&gt;&lt;/Cite&gt;&lt;/EndNote&gt;</w:instrText>
      </w:r>
      <w:r w:rsidR="003F3EA2">
        <w:rPr>
          <w:rFonts w:ascii="Times New Roman" w:eastAsia="宋体" w:hAnsi="Times New Roman" w:cs="Times New Roman"/>
          <w:sz w:val="24"/>
          <w:szCs w:val="24"/>
        </w:rPr>
        <w:fldChar w:fldCharType="separate"/>
      </w:r>
      <w:r w:rsidR="00D8028C">
        <w:rPr>
          <w:rFonts w:ascii="Times New Roman" w:eastAsia="宋体" w:hAnsi="Times New Roman" w:cs="Times New Roman"/>
          <w:noProof/>
          <w:sz w:val="24"/>
          <w:szCs w:val="24"/>
        </w:rPr>
        <w:t>[6, 7]</w:t>
      </w:r>
      <w:r w:rsidR="003F3EA2">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w:t>
      </w:r>
      <w:r w:rsidR="00A35005" w:rsidRPr="00A35005">
        <w:rPr>
          <w:rFonts w:ascii="Times New Roman" w:eastAsia="宋体" w:hAnsi="Times New Roman" w:cs="Times New Roman" w:hint="eastAsia"/>
          <w:sz w:val="24"/>
          <w:szCs w:val="24"/>
        </w:rPr>
        <w:t>蛋白质是一种生物大分子，是生命所必需的，并直接参与生命所必需的化学过程。蛋白质可以通过抗体的形式保护生物免受</w:t>
      </w:r>
      <w:r>
        <w:rPr>
          <w:rFonts w:ascii="Times New Roman" w:eastAsia="宋体" w:hAnsi="Times New Roman" w:cs="Times New Roman" w:hint="eastAsia"/>
          <w:sz w:val="24"/>
          <w:szCs w:val="24"/>
        </w:rPr>
        <w:t>疾病抗原</w:t>
      </w:r>
      <w:r w:rsidR="00A35005" w:rsidRPr="00A35005">
        <w:rPr>
          <w:rFonts w:ascii="Times New Roman" w:eastAsia="宋体" w:hAnsi="Times New Roman" w:cs="Times New Roman" w:hint="eastAsia"/>
          <w:sz w:val="24"/>
          <w:szCs w:val="24"/>
        </w:rPr>
        <w:t>的侵害。</w:t>
      </w:r>
      <w:r w:rsidR="00C06290" w:rsidRPr="00C06290">
        <w:rPr>
          <w:rFonts w:ascii="Times New Roman" w:eastAsia="宋体" w:hAnsi="Times New Roman" w:cs="Times New Roman"/>
          <w:sz w:val="24"/>
          <w:szCs w:val="24"/>
        </w:rPr>
        <w:t>利用免疫学中的抗原</w:t>
      </w:r>
      <w:r w:rsidR="001256B8">
        <w:rPr>
          <w:rFonts w:ascii="Times New Roman" w:eastAsia="宋体" w:hAnsi="Times New Roman" w:cs="Times New Roman" w:hint="eastAsia"/>
          <w:sz w:val="24"/>
          <w:szCs w:val="24"/>
        </w:rPr>
        <w:t>—</w:t>
      </w:r>
      <w:r w:rsidR="00C06290" w:rsidRPr="00C06290">
        <w:rPr>
          <w:rFonts w:ascii="Times New Roman" w:eastAsia="宋体" w:hAnsi="Times New Roman" w:cs="Times New Roman"/>
          <w:sz w:val="24"/>
          <w:szCs w:val="24"/>
        </w:rPr>
        <w:t>抗体特异性结合原理，有望实现</w:t>
      </w:r>
      <w:r w:rsidR="008C78CE">
        <w:rPr>
          <w:rFonts w:ascii="Times New Roman" w:eastAsia="宋体" w:hAnsi="Times New Roman" w:cs="Times New Roman" w:hint="eastAsia"/>
          <w:sz w:val="24"/>
          <w:szCs w:val="24"/>
        </w:rPr>
        <w:t>对</w:t>
      </w:r>
      <w:r w:rsidR="00C06290" w:rsidRPr="00C06290">
        <w:rPr>
          <w:rFonts w:ascii="Times New Roman" w:eastAsia="宋体" w:hAnsi="Times New Roman" w:cs="Times New Roman"/>
          <w:sz w:val="24"/>
          <w:szCs w:val="24"/>
        </w:rPr>
        <w:t>蛋白质的特</w:t>
      </w:r>
      <w:r w:rsidR="00C06290" w:rsidRPr="00C06290">
        <w:rPr>
          <w:rFonts w:ascii="Times New Roman" w:eastAsia="宋体" w:hAnsi="Times New Roman" w:cs="Times New Roman" w:hint="eastAsia"/>
          <w:sz w:val="24"/>
          <w:szCs w:val="24"/>
        </w:rPr>
        <w:t>异性定量检测</w:t>
      </w:r>
      <w:r w:rsidR="007B3E63">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&lt;EndNote&gt;&lt;Cite&gt;&lt;Author&gt;Zhao&lt;/Author&gt;&lt;Year&gt;2022&lt;/Year&gt;&lt;RecNum&gt;447&lt;/RecNum&gt;&lt;DisplayText&gt;[8, 9]&lt;/DisplayText&gt;&lt;record&gt;&lt;rec-number&gt;447&lt;/rec-number&gt;&lt;foreign-keys&gt;&lt;key app="EN" db-id="wfpvea5w2st2f2e00x4pe9ah5s9sdtta05r5" timestamp="1695022529"&gt;447&lt;/key&gt;&lt;key app="ENWeb" db-id=""&gt;0&lt;/key&gt;&lt;/foreign-keys&gt;&lt;ref-type name="Journal Article"&gt;17&lt;/ref-type&gt;&lt;contributors&gt;&lt;authors&gt;&lt;author&gt;Zhao, Yunong&lt;/author&gt;&lt;author&gt;Chen, Jianjun&lt;/author&gt;&lt;author&gt;Hu, Zhixiang&lt;/author&gt;&lt;author&gt;Chen, Yan&lt;/author&gt;&lt;author&gt;Tao, Yanbing&lt;/author&gt;&lt;author&gt;Wang, Le&lt;/author&gt;&lt;author&gt;Li, Long&lt;/author&gt;&lt;author&gt;Wang, Ping&lt;/author&gt;&lt;author&gt;Li, Hua-Yao&lt;/author&gt;&lt;author&gt;Zhang, Jianbing&lt;/author&gt;&lt;author&gt;Tang, Jiang&lt;/author&gt;&lt;author&gt;Liu, Huan&lt;/author&gt;&lt;/authors&gt;&lt;/contributors&gt;&lt;titles&gt;&lt;title&gt;All-solid-state SARS-CoV-2 protein biosensor employing colloidal quantum dots-modified electrode&lt;/title&gt;&lt;secondary-title&gt;Biosensors and Bioelectronics&lt;/secondary-title&gt;&lt;/titles&gt;&lt;periodical&gt;&lt;full-title&gt;Biosensors and Bioelectronics&lt;/full-title&gt;&lt;/periodical&gt;&lt;pages&gt;113974&lt;/pages&gt;&lt;volume&gt;202&lt;/volume&gt;&lt;dates&gt;&lt;year&gt;2022&lt;/year&gt;&lt;/dates&gt;&lt;isbn&gt;09565663&lt;/isbn&gt;&lt;urls&gt;&lt;/urls&gt;&lt;electronic-resource-num&gt;10.1016/j.bios.2022.113974&lt;/electronic-resource-num&gt;&lt;/record&gt;&lt;/Cite&gt;&lt;Cite&gt;&lt;Author&gt;Cesewski&lt;/Author&gt;&lt;Year&gt;2020&lt;/Year&gt;&lt;RecNum&gt;496&lt;/RecNum&gt;&lt;record&gt;&lt;rec-number&gt;496&lt;/rec-number&gt;&lt;foreign-keys&gt;&lt;key app="EN" db-id="wfpvea5w2st2f2e00x4pe9ah5s9sdtta05r5" timestamp="1695635833"&gt;496&lt;/key&gt;&lt;key app="ENWeb" db-id=""&gt;0&lt;/key&gt;&lt;/foreign-keys&gt;&lt;ref-type name="Journal Article"&gt;17&lt;/ref-type&gt;&lt;contributors&gt;&lt;authors&gt;&lt;author&gt;Cesewski, Ellen&lt;/author&gt;&lt;author&gt;Johnson, Blake N.&lt;/author&gt;&lt;/authors&gt;&lt;/contributors&gt;&lt;titles&gt;&lt;title&gt;Electrochemical biosensors for pathogen detection&lt;/title&gt;&lt;secondary-title&gt;Biosensors and Bioelectronics&lt;/secondary-title&gt;&lt;/titles&gt;&lt;periodical&gt;&lt;full-title&gt;Biosensors and Bioelectronics&lt;/full-title&gt;&lt;/periodical&gt;&lt;pages&gt;112214&lt;/pages&gt;&lt;volume&gt;159&lt;/volume&gt;&lt;dates&gt;&lt;year&gt;2020&lt;/year&gt;&lt;/dates&gt;&lt;isbn&gt;09565663&lt;/isbn&gt;&lt;urls&gt;&lt;/urls&gt;&lt;electronic-resource-num&gt;10.1016/j.bios.2020.112214&lt;/electronic-resource-num&gt;&lt;/record&gt;&lt;/Cite&gt;&lt;/EndNote&gt;</w:instrText>
      </w:r>
      <w:r w:rsidR="007B3E63">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[8, 9]</w:t>
      </w:r>
      <w:r w:rsidR="007B3E63">
        <w:rPr>
          <w:rFonts w:ascii="Times New Roman" w:eastAsia="宋体" w:hAnsi="Times New Roman" w:cs="Times New Roman"/>
          <w:sz w:val="24"/>
          <w:szCs w:val="24"/>
        </w:rPr>
        <w:fldChar w:fldCharType="end"/>
      </w:r>
      <w:r w:rsidR="002F120C">
        <w:rPr>
          <w:rFonts w:ascii="Times New Roman" w:eastAsia="宋体" w:hAnsi="Times New Roman" w:cs="Times New Roman" w:hint="eastAsia"/>
          <w:sz w:val="24"/>
          <w:szCs w:val="24"/>
        </w:rPr>
        <w:t>，从而为</w:t>
      </w:r>
      <w:r w:rsidR="002F120C" w:rsidRPr="002F120C">
        <w:rPr>
          <w:rFonts w:ascii="Times New Roman" w:eastAsia="宋体" w:hAnsi="Times New Roman" w:cs="Times New Roman" w:hint="eastAsia"/>
          <w:sz w:val="24"/>
          <w:szCs w:val="24"/>
        </w:rPr>
        <w:t>疾病早期筛查和检测</w:t>
      </w:r>
      <w:r w:rsidR="002F120C">
        <w:rPr>
          <w:rFonts w:ascii="Times New Roman" w:eastAsia="宋体" w:hAnsi="Times New Roman" w:cs="Times New Roman" w:hint="eastAsia"/>
          <w:sz w:val="24"/>
          <w:szCs w:val="24"/>
        </w:rPr>
        <w:t>、</w:t>
      </w:r>
      <w:r w:rsidR="002F120C" w:rsidRPr="002F120C">
        <w:rPr>
          <w:rFonts w:ascii="Times New Roman" w:eastAsia="宋体" w:hAnsi="Times New Roman" w:cs="Times New Roman" w:hint="eastAsia"/>
          <w:sz w:val="24"/>
          <w:szCs w:val="24"/>
        </w:rPr>
        <w:t>居家保健和临床</w:t>
      </w:r>
      <w:r w:rsidR="002F120C">
        <w:rPr>
          <w:rFonts w:ascii="Times New Roman" w:eastAsia="宋体" w:hAnsi="Times New Roman" w:cs="Times New Roman" w:hint="eastAsia"/>
          <w:sz w:val="24"/>
          <w:szCs w:val="24"/>
        </w:rPr>
        <w:t>诊疗提供早期预警、疾病分期分型、预后状况评判提供直接或间接依据</w:t>
      </w:r>
      <w:r w:rsidR="00C06290" w:rsidRPr="00C06290">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rsidR="00E31E19" w:rsidRDefault="002F120C" w:rsidP="007863BF">
      <w:pPr>
        <w:spacing w:line="360" w:lineRule="auto"/>
        <w:ind w:firstLineChars="200" w:firstLine="480"/>
        <w:rPr>
          <w:rFonts w:ascii="Times New Roman" w:eastAsia="宋体" w:hAnsi="Times New Roman" w:cs="Times New Roman"/>
          <w:sz w:val="24"/>
          <w:szCs w:val="24"/>
        </w:rPr>
      </w:pPr>
      <w:r w:rsidRPr="008C78CE">
        <w:rPr>
          <w:rFonts w:ascii="Times New Roman" w:eastAsia="宋体" w:hAnsi="Times New Roman" w:cs="Times New Roman" w:hint="eastAsia"/>
          <w:sz w:val="24"/>
          <w:szCs w:val="24"/>
        </w:rPr>
        <w:t>电化学免疫传感器可将抗原</w:t>
      </w:r>
      <w:r>
        <w:rPr>
          <w:rFonts w:ascii="Times New Roman" w:eastAsia="宋体" w:hAnsi="Times New Roman" w:cs="Times New Roman" w:hint="eastAsia"/>
          <w:sz w:val="24"/>
          <w:szCs w:val="24"/>
        </w:rPr>
        <w:t>—</w:t>
      </w:r>
      <w:r w:rsidRPr="008C78CE">
        <w:rPr>
          <w:rFonts w:ascii="Times New Roman" w:eastAsia="宋体" w:hAnsi="Times New Roman" w:cs="Times New Roman" w:hint="eastAsia"/>
          <w:sz w:val="24"/>
          <w:szCs w:val="24"/>
        </w:rPr>
        <w:t>抗体特异性结合反应直接转导为电信号</w:t>
      </w:r>
      <w:r w:rsidR="00345098">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&lt;EndNote&gt;&lt;Cite&gt;&lt;Author&gt;Bakirhan&lt;/Author&gt;&lt;Year&gt;2020&lt;/Year&gt;&lt;RecNum&gt;494&lt;/RecNum&gt;&lt;DisplayText&gt;[10]&lt;/DisplayText&gt;&lt;record&gt;&lt;rec-number&gt;494&lt;/rec-number&gt;&lt;foreign-keys&gt;&lt;key app="EN" db-id="wfpvea5w2st2f2e00x4pe9ah5s9sdtta05r5" timestamp="1695634388"&gt;494&lt;/key&gt;&lt;key app="ENWeb" db-id=""&gt;0&lt;/key&gt;&lt;/foreign-keys&gt;&lt;ref-type name="Journal Article"&gt;17&lt;/ref-type&gt;&lt;contributors&gt;&lt;authors&gt;&lt;author&gt;Bakirhan, Nurgul K.&lt;/author&gt;&lt;author&gt;Topal, Burcu D.&lt;/author&gt;&lt;author&gt;Ozcelikay, Goksu&lt;/author&gt;&lt;author&gt;Karadurmus, Leyla&lt;/author&gt;&lt;author&gt;Ozkan, Sibel A.&lt;/author&gt;&lt;/authors&gt;&lt;/contributors&gt;&lt;titles&gt;&lt;title&gt;Current Advances in Electrochemical Biosensors and Nanobiosensors&lt;/title&gt;&lt;secondary-title&gt;Critical Reviews in Analytical Chemistry&lt;/secondary-title&gt;&lt;/titles&gt;&lt;periodical&gt;&lt;full-title&gt;Critical Reviews in Analytical Chemistry&lt;/full-title&gt;&lt;/periodical&gt;&lt;pages&gt;519-534&lt;/pages&gt;&lt;volume&gt;52&lt;/volume&gt;&lt;number&gt;3&lt;/number&gt;&lt;dates&gt;&lt;year&gt;2020&lt;/year&gt;&lt;/dates&gt;&lt;isbn&gt;1040-8347&amp;#xD;1547-6510&lt;/isbn&gt;&lt;urls&gt;&lt;/urls&gt;&lt;electronic-resource-num&gt;10.1080/10408347.2020.1809339&lt;/electronic-resource-num&gt;&lt;/record&gt;&lt;/Cite&gt;&lt;/EndNote&gt;</w:instrText>
      </w:r>
      <w:r w:rsidR="00345098">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[10]</w:t>
      </w:r>
      <w:r w:rsidR="00345098">
        <w:rPr>
          <w:rFonts w:ascii="Times New Roman" w:eastAsia="宋体" w:hAnsi="Times New Roman" w:cs="Times New Roman"/>
          <w:sz w:val="24"/>
          <w:szCs w:val="24"/>
        </w:rPr>
        <w:fldChar w:fldCharType="end"/>
      </w:r>
      <w:r w:rsidRPr="008C78CE">
        <w:rPr>
          <w:rFonts w:ascii="Times New Roman" w:eastAsia="宋体" w:hAnsi="Times New Roman" w:cs="Times New Roman" w:hint="eastAsia"/>
          <w:sz w:val="24"/>
          <w:szCs w:val="24"/>
        </w:rPr>
        <w:t>，适于</w:t>
      </w:r>
      <w:r>
        <w:rPr>
          <w:rFonts w:ascii="Times New Roman" w:eastAsia="宋体" w:hAnsi="Times New Roman" w:cs="Times New Roman" w:hint="eastAsia"/>
          <w:sz w:val="24"/>
          <w:szCs w:val="24"/>
        </w:rPr>
        <w:t>对疾病患者的</w:t>
      </w:r>
      <w:r w:rsidRPr="008C78CE">
        <w:rPr>
          <w:rFonts w:ascii="Times New Roman" w:eastAsia="宋体" w:hAnsi="Times New Roman" w:cs="Times New Roman" w:hint="eastAsia"/>
          <w:sz w:val="24"/>
          <w:szCs w:val="24"/>
        </w:rPr>
        <w:t>现场快速检测。</w:t>
      </w:r>
      <w:r w:rsidR="00C06290" w:rsidRPr="008C78CE">
        <w:rPr>
          <w:rFonts w:ascii="Times New Roman" w:eastAsia="宋体" w:hAnsi="Times New Roman" w:cs="Times New Roman"/>
          <w:sz w:val="24"/>
          <w:szCs w:val="24"/>
        </w:rPr>
        <w:t>根据抗原和抗体的不同性质以及反应特点，可采</w:t>
      </w:r>
      <w:r w:rsidR="00C06290" w:rsidRPr="008C78CE">
        <w:rPr>
          <w:rFonts w:ascii="Times New Roman" w:eastAsia="宋体" w:hAnsi="Times New Roman" w:cs="Times New Roman" w:hint="eastAsia"/>
          <w:sz w:val="24"/>
          <w:szCs w:val="24"/>
        </w:rPr>
        <w:t>用不同的样本制备或标记策略</w:t>
      </w:r>
      <w:ins w:id="5" w:author="sor Sen" w:date="2023-09-25T19:01:00Z">
        <w:r w:rsidR="007550D8">
          <w:rPr>
            <w:rFonts w:ascii="Times New Roman" w:eastAsia="宋体" w:hAnsi="Times New Roman" w:cs="Times New Roman" w:hint="eastAsia"/>
            <w:sz w:val="24"/>
            <w:szCs w:val="24"/>
          </w:rPr>
          <w:t>。主要标记方法如下</w:t>
        </w:r>
      </w:ins>
      <w:r w:rsidR="00C06290" w:rsidRPr="008C78CE">
        <w:rPr>
          <w:rFonts w:ascii="Times New Roman" w:eastAsia="宋体" w:hAnsi="Times New Roman" w:cs="Times New Roman" w:hint="eastAsia"/>
          <w:sz w:val="24"/>
          <w:szCs w:val="24"/>
        </w:rPr>
        <w:t>：</w:t>
      </w:r>
      <w:r w:rsidR="00345098">
        <w:rPr>
          <w:rFonts w:ascii="Times New Roman" w:eastAsia="宋体" w:hAnsi="Times New Roman" w:cs="Times New Roman" w:hint="eastAsia"/>
          <w:sz w:val="24"/>
          <w:szCs w:val="24"/>
        </w:rPr>
        <w:t>无标记电化学免疫传感器</w:t>
      </w:r>
      <w:r w:rsidR="00C06290" w:rsidRPr="008C78CE">
        <w:rPr>
          <w:rFonts w:ascii="Times New Roman" w:eastAsia="宋体" w:hAnsi="Times New Roman" w:cs="Times New Roman" w:hint="eastAsia"/>
          <w:sz w:val="24"/>
          <w:szCs w:val="24"/>
        </w:rPr>
        <w:t>、</w:t>
      </w:r>
      <w:r w:rsidR="00345098">
        <w:rPr>
          <w:rFonts w:ascii="Times New Roman" w:eastAsia="宋体" w:hAnsi="Times New Roman" w:cs="Times New Roman" w:hint="eastAsia"/>
          <w:sz w:val="24"/>
          <w:szCs w:val="24"/>
        </w:rPr>
        <w:t>三明治型免疫传感器</w:t>
      </w:r>
      <w:r w:rsidR="00C06290" w:rsidRPr="008C78CE">
        <w:rPr>
          <w:rFonts w:ascii="Times New Roman" w:eastAsia="宋体" w:hAnsi="Times New Roman" w:cs="Times New Roman" w:hint="eastAsia"/>
          <w:sz w:val="24"/>
          <w:szCs w:val="24"/>
        </w:rPr>
        <w:t>、</w:t>
      </w:r>
      <w:r w:rsidR="00345098" w:rsidRPr="00345098">
        <w:rPr>
          <w:rFonts w:ascii="Times New Roman" w:eastAsia="宋体" w:hAnsi="Times New Roman" w:cs="Times New Roman" w:hint="eastAsia"/>
          <w:sz w:val="24"/>
          <w:szCs w:val="24"/>
        </w:rPr>
        <w:t>竞争性电化学免疫传感器</w:t>
      </w:r>
      <w:r w:rsidR="00C06290" w:rsidRPr="008C78CE">
        <w:rPr>
          <w:rFonts w:ascii="Times New Roman" w:eastAsia="宋体" w:hAnsi="Times New Roman" w:cs="Times New Roman" w:hint="eastAsia"/>
          <w:sz w:val="24"/>
          <w:szCs w:val="24"/>
        </w:rPr>
        <w:t>等</w:t>
      </w:r>
      <w:r w:rsidR="00345098">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&lt;EndNote&gt;&lt;Cite&gt;&lt;Author&gt;Brazaca&lt;/Author&gt;&lt;Year&gt;2021&lt;/Year&gt;&lt;RecNum&gt;492&lt;/RecNum&gt;&lt;DisplayText&gt;[11]&lt;/DisplayText&gt;&lt;record&gt;&lt;rec-number&gt;492&lt;/rec-number&gt;&lt;foreign-keys&gt;&lt;key app="EN" db-id="wfpvea5w2st2f2e00x4pe9ah5s9sdtta05r5" timestamp="1695634069"&gt;492&lt;/key&gt;&lt;key app="ENWeb" db-id=""&gt;0&lt;/key&gt;&lt;/foreign-keys&gt;&lt;ref-type name="Journal Article"&gt;17&lt;/ref-type&gt;&lt;contributors&gt;&lt;authors&gt;&lt;author&gt;Brazaca, Laís Canniatti&lt;/author&gt;&lt;author&gt;dos Santos, Pãmyla Layene&lt;/author&gt;&lt;author&gt;de Oliveira, Paulo Roberto&lt;/author&gt;&lt;author&gt;Rocha, Diego Pessoa&lt;/author&gt;&lt;author&gt;Stefano, Jéssica Santos&lt;/author&gt;&lt;author&gt;Kalinke, Cristiane&lt;/author&gt;&lt;author&gt;Abarza Muñoz, Rodrigo Alejandro&lt;/author&gt;&lt;author&gt;Bonacin, Juliano Alves&lt;/author&gt;&lt;author&gt;Janegitz, Bruno Campos&lt;/author&gt;&lt;author&gt;Carrilho, Emanuel&lt;/author&gt;&lt;/authors&gt;&lt;/contributors&gt;&lt;titles&gt;&lt;title&gt;Biosensing strategies for the electrochemical detection of viruses and viral diseases – A review&lt;/title&gt;&lt;secondary-title&gt;Analytica Chimica Acta&lt;/secondary-title&gt;&lt;/titles&gt;&lt;periodical&gt;&lt;full-title&gt;Analytica Chimica Acta&lt;/full-title&gt;&lt;/periodical&gt;&lt;pages&gt;338384&lt;/pages&gt;&lt;volume&gt;1159&lt;/volume&gt;&lt;dates&gt;&lt;year&gt;2021&lt;/year&gt;&lt;/dates&gt;&lt;isbn&gt;00032670&lt;/isbn&gt;&lt;urls&gt;&lt;/urls&gt;&lt;electronic-resource-num&gt;10.1016/j.aca.2021.338384&lt;/electronic-resource-num&gt;&lt;/record&gt;&lt;/Cite&gt;&lt;/EndNote&gt;</w:instrText>
      </w:r>
      <w:r w:rsidR="00345098">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[11]</w:t>
      </w:r>
      <w:r w:rsidR="00345098">
        <w:rPr>
          <w:rFonts w:ascii="Times New Roman" w:eastAsia="宋体" w:hAnsi="Times New Roman" w:cs="Times New Roman"/>
          <w:sz w:val="24"/>
          <w:szCs w:val="24"/>
        </w:rPr>
        <w:fldChar w:fldCharType="end"/>
      </w:r>
      <w:r w:rsidR="00C06290" w:rsidRPr="008C78CE">
        <w:rPr>
          <w:rFonts w:ascii="Times New Roman" w:eastAsia="宋体" w:hAnsi="Times New Roman" w:cs="Times New Roman" w:hint="eastAsia"/>
          <w:sz w:val="24"/>
          <w:szCs w:val="24"/>
        </w:rPr>
        <w:t>。</w:t>
      </w:r>
      <w:r w:rsidR="00E31E19" w:rsidRPr="00E31E19">
        <w:rPr>
          <w:rFonts w:ascii="Times New Roman" w:eastAsia="宋体" w:hAnsi="Times New Roman" w:cs="Times New Roman"/>
          <w:sz w:val="24"/>
          <w:szCs w:val="24"/>
        </w:rPr>
        <w:t>蛋白质大分子标志物电化学传感器</w:t>
      </w:r>
      <w:r w:rsidR="008C78CE">
        <w:rPr>
          <w:rFonts w:ascii="Times New Roman" w:eastAsia="宋体" w:hAnsi="Times New Roman" w:cs="Times New Roman" w:hint="eastAsia"/>
          <w:sz w:val="24"/>
          <w:szCs w:val="24"/>
        </w:rPr>
        <w:t>通常</w:t>
      </w:r>
      <w:r w:rsidR="00E31E19" w:rsidRPr="00E31E19">
        <w:rPr>
          <w:rFonts w:ascii="Times New Roman" w:eastAsia="宋体" w:hAnsi="Times New Roman" w:cs="Times New Roman"/>
          <w:sz w:val="24"/>
          <w:szCs w:val="24"/>
        </w:rPr>
        <w:t>具有以下特点和难点：</w:t>
      </w:r>
      <w:r w:rsidR="00E31E19" w:rsidRPr="00E31E19">
        <w:rPr>
          <w:rFonts w:ascii="Times New Roman" w:eastAsia="宋体" w:hAnsi="Times New Roman" w:cs="Times New Roman" w:hint="eastAsia"/>
          <w:sz w:val="24"/>
          <w:szCs w:val="24"/>
        </w:rPr>
        <w:t>（</w:t>
      </w:r>
      <w:proofErr w:type="spellStart"/>
      <w:r w:rsidR="008C78CE">
        <w:rPr>
          <w:rFonts w:ascii="Times New Roman" w:eastAsia="宋体" w:hAnsi="Times New Roman" w:cs="Times New Roman" w:hint="eastAsia"/>
          <w:sz w:val="24"/>
          <w:szCs w:val="24"/>
        </w:rPr>
        <w:t>i</w:t>
      </w:r>
      <w:proofErr w:type="spellEnd"/>
      <w:r>
        <w:rPr>
          <w:rFonts w:ascii="Times New Roman" w:eastAsia="宋体" w:hAnsi="Times New Roman" w:cs="Times New Roman"/>
          <w:sz w:val="24"/>
          <w:szCs w:val="24"/>
        </w:rPr>
        <w:t>）</w:t>
      </w:r>
      <w:r w:rsidR="00E31E19" w:rsidRPr="00E31E19">
        <w:rPr>
          <w:rFonts w:ascii="Times New Roman" w:eastAsia="宋体" w:hAnsi="Times New Roman" w:cs="Times New Roman" w:hint="eastAsia"/>
          <w:sz w:val="24"/>
          <w:szCs w:val="24"/>
        </w:rPr>
        <w:t>蛋白质通常由一条或多条多肽链组成</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其</w:t>
      </w:r>
      <w:r w:rsidR="00E31E19" w:rsidRPr="00E31E19">
        <w:rPr>
          <w:rFonts w:ascii="Times New Roman" w:eastAsia="宋体" w:hAnsi="Times New Roman" w:cs="Times New Roman" w:hint="eastAsia"/>
          <w:sz w:val="24"/>
          <w:szCs w:val="24"/>
        </w:rPr>
        <w:t>分子结构卷曲且复杂。蛋白质的结构特点对长程电子转移存在一定影响，进而影响传感器电极界面处的电荷转移；（</w:t>
      </w:r>
      <w:r w:rsidR="008C78CE">
        <w:rPr>
          <w:rFonts w:ascii="Times New Roman" w:eastAsia="宋体" w:hAnsi="Times New Roman" w:cs="Times New Roman" w:hint="eastAsia"/>
          <w:sz w:val="24"/>
          <w:szCs w:val="24"/>
        </w:rPr>
        <w:t>ii</w:t>
      </w:r>
      <w:r w:rsidR="00E31E19" w:rsidRPr="00E31E19">
        <w:rPr>
          <w:rFonts w:ascii="Times New Roman" w:eastAsia="宋体" w:hAnsi="Times New Roman" w:cs="Times New Roman"/>
          <w:sz w:val="24"/>
          <w:szCs w:val="24"/>
        </w:rPr>
        <w:t>）</w:t>
      </w:r>
      <w:r>
        <w:rPr>
          <w:rFonts w:ascii="Times New Roman" w:eastAsia="宋体" w:hAnsi="Times New Roman" w:cs="Times New Roman" w:hint="eastAsia"/>
          <w:sz w:val="24"/>
          <w:szCs w:val="24"/>
        </w:rPr>
        <w:t>蛋白质</w:t>
      </w:r>
      <w:r w:rsidR="00E31E19" w:rsidRPr="00E31E19">
        <w:rPr>
          <w:rFonts w:ascii="Times New Roman" w:eastAsia="宋体" w:hAnsi="Times New Roman" w:cs="Times New Roman"/>
          <w:sz w:val="24"/>
          <w:szCs w:val="24"/>
        </w:rPr>
        <w:t>大分子浓度低，电化学传感器检测过程中电荷转移活跃度有</w:t>
      </w:r>
      <w:r w:rsidR="00E31E19" w:rsidRPr="00E31E19">
        <w:rPr>
          <w:rFonts w:ascii="Times New Roman" w:eastAsia="宋体" w:hAnsi="Times New Roman" w:cs="Times New Roman" w:hint="eastAsia"/>
          <w:sz w:val="24"/>
          <w:szCs w:val="24"/>
        </w:rPr>
        <w:t>限，特异性信号易</w:t>
      </w:r>
      <w:proofErr w:type="gramStart"/>
      <w:r w:rsidR="00E31E19" w:rsidRPr="00E31E19">
        <w:rPr>
          <w:rFonts w:ascii="Times New Roman" w:eastAsia="宋体" w:hAnsi="Times New Roman" w:cs="Times New Roman" w:hint="eastAsia"/>
          <w:sz w:val="24"/>
          <w:szCs w:val="24"/>
        </w:rPr>
        <w:t>被背景</w:t>
      </w:r>
      <w:proofErr w:type="gramEnd"/>
      <w:r w:rsidR="00E31E19" w:rsidRPr="00E31E19">
        <w:rPr>
          <w:rFonts w:ascii="Times New Roman" w:eastAsia="宋体" w:hAnsi="Times New Roman" w:cs="Times New Roman" w:hint="eastAsia"/>
          <w:sz w:val="24"/>
          <w:szCs w:val="24"/>
        </w:rPr>
        <w:t>信号湮没，影响检测的灵敏度和特异性</w:t>
      </w:r>
      <w:r w:rsidR="002C7535">
        <w:rPr>
          <w:rFonts w:ascii="Times New Roman" w:eastAsia="宋体" w:hAnsi="Times New Roman" w:cs="Times New Roman"/>
          <w:sz w:val="24"/>
          <w:szCs w:val="24"/>
        </w:rPr>
        <w:fldChar w:fldCharType="begin"/>
      </w:r>
      <w:r w:rsidR="00D8028C">
        <w:rPr>
          <w:rFonts w:ascii="Times New Roman" w:eastAsia="宋体" w:hAnsi="Times New Roman" w:cs="Times New Roman"/>
          <w:sz w:val="24"/>
          <w:szCs w:val="24"/>
        </w:rPr>
        <w:instrText xml:space="preserve"> ADDIN EN.CITE &lt;EndNote&gt;&lt;Cite&gt;&lt;Author&gt;Vanova&lt;/Author&gt;&lt;Year&gt;2021&lt;/Year&gt;&lt;RecNum&gt;488&lt;/RecNum&gt;&lt;DisplayText&gt;[6]&lt;/DisplayText&gt;&lt;record&gt;&lt;rec-number&gt;488&lt;/rec-number&gt;&lt;foreign-keys&gt;&lt;key app="EN" db-id="wfpvea5w2st2f2e00x4pe9ah5s9sdtta05r5" timestamp="1695632406"&gt;488&lt;/key&gt;&lt;key app="ENWeb" db-id=""&gt;0&lt;/key&gt;&lt;/foreign-keys&gt;&lt;ref-type name="Journal Article"&gt;17&lt;/ref-type&gt;&lt;contributors&gt;&lt;authors&gt;&lt;author&gt;Vanova, Veronika&lt;/author&gt;&lt;author&gt;Mitrevska, Katerina&lt;/author&gt;&lt;author&gt;Milosavljevic, Vedran&lt;/author&gt;&lt;author&gt;Hynek, David&lt;/author&gt;&lt;author&gt;Richtera, Lukas&lt;/author&gt;&lt;author&gt;Adam, Vojtech&lt;/author&gt;&lt;/authors&gt;&lt;/contributors&gt;&lt;titles&gt;&lt;title&gt;Peptide-based electrochemical biosensors utilized for protein detection&lt;/title&gt;&lt;secondary-title&gt;Biosensors and Bioelectronics&lt;/secondary-title&gt;&lt;/titles&gt;&lt;periodical&gt;&lt;full-title&gt;Biosensors and Bioelectronics&lt;/full-title&gt;&lt;/periodical&gt;&lt;pages&gt;113087&lt;/pages&gt;&lt;volume&gt;180&lt;/volume&gt;&lt;dates&gt;&lt;year&gt;2021&lt;/year&gt;&lt;/dates&gt;&lt;isbn&gt;09565663&lt;/isbn&gt;&lt;urls&gt;&lt;/urls&gt;&lt;electronic-resource-num&gt;10.1016/j.bios.2021.113087&lt;/electronic-resource-num&gt;&lt;/record&gt;&lt;/Cite&gt;&lt;/EndNote&gt;</w:instrText>
      </w:r>
      <w:r w:rsidR="002C7535">
        <w:rPr>
          <w:rFonts w:ascii="Times New Roman" w:eastAsia="宋体" w:hAnsi="Times New Roman" w:cs="Times New Roman"/>
          <w:sz w:val="24"/>
          <w:szCs w:val="24"/>
        </w:rPr>
        <w:fldChar w:fldCharType="separate"/>
      </w:r>
      <w:r w:rsidR="00D8028C">
        <w:rPr>
          <w:rFonts w:ascii="Times New Roman" w:eastAsia="宋体" w:hAnsi="Times New Roman" w:cs="Times New Roman"/>
          <w:noProof/>
          <w:sz w:val="24"/>
          <w:szCs w:val="24"/>
        </w:rPr>
        <w:t>[6]</w:t>
      </w:r>
      <w:r w:rsidR="002C7535">
        <w:rPr>
          <w:rFonts w:ascii="Times New Roman" w:eastAsia="宋体" w:hAnsi="Times New Roman" w:cs="Times New Roman"/>
          <w:sz w:val="24"/>
          <w:szCs w:val="24"/>
        </w:rPr>
        <w:fldChar w:fldCharType="end"/>
      </w:r>
      <w:r w:rsidR="00E31E19" w:rsidRPr="00E31E19">
        <w:rPr>
          <w:rFonts w:ascii="Times New Roman" w:eastAsia="宋体" w:hAnsi="Times New Roman" w:cs="Times New Roman" w:hint="eastAsia"/>
          <w:sz w:val="24"/>
          <w:szCs w:val="24"/>
        </w:rPr>
        <w:t>。针对上述问题，研究人员不断探索改善蛋白质长程电子转移行为的方法和手段，优化蛋白质与传感器电极之间的电荷转移路径</w:t>
      </w:r>
      <w:r w:rsidR="003F3EA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&lt;EndNote&gt;&lt;Cite&gt;&lt;Author&gt;Zhao&lt;/Author&gt;&lt;Year&gt;2022&lt;/Year&gt;&lt;RecNum&gt;447&lt;/RecNum&gt;&lt;DisplayText&gt;[8]&lt;/DisplayText&gt;&lt;record&gt;&lt;rec-number&gt;447&lt;/rec-number&gt;&lt;foreign-keys&gt;&lt;key app="EN" db-id="wfpvea5w2st2f2e00x4pe9ah5s9sdtta05r5" timestamp="1695022529"&gt;447&lt;/key&gt;&lt;key app="ENWeb" db-id=""&gt;0&lt;/key&gt;&lt;/foreign-keys&gt;&lt;ref-type name="Journal Article"&gt;17&lt;/ref-type&gt;&lt;contributors&gt;&lt;authors&gt;&lt;author&gt;Zhao, Yunong&lt;/author&gt;&lt;author&gt;Chen, Jianjun&lt;/author&gt;&lt;author&gt;Hu, Zhixiang&lt;/author&gt;&lt;author&gt;Chen, Yan&lt;/author&gt;&lt;author&gt;Tao, Yanbing&lt;/author&gt;&lt;author&gt;Wang, Le&lt;/author&gt;&lt;author&gt;Li, Long&lt;/author&gt;&lt;author&gt;Wang, Ping&lt;/author&gt;&lt;author&gt;Li, Hua-Yao&lt;/author&gt;&lt;author&gt;Zhang, Jianbing&lt;/author&gt;&lt;author&gt;Tang, Jiang&lt;/author&gt;&lt;author&gt;Liu, Huan&lt;/author&gt;&lt;/authors&gt;&lt;/contributors&gt;&lt;titles&gt;&lt;title&gt;All-solid-state SARS-CoV-2 protein biosensor employing colloidal quantum dots-modified electrode&lt;/title&gt;&lt;secondary-title&gt;Biosensors and Bioelectronics&lt;/secondary-title&gt;&lt;/titles&gt;&lt;periodical&gt;&lt;full-title&gt;Biosensors and Bioelectronics&lt;/full-title&gt;&lt;/periodical&gt;&lt;pages&gt;113974&lt;/pages&gt;&lt;volume&gt;202&lt;/volume&gt;&lt;dates&gt;&lt;year&gt;2022&lt;/year&gt;&lt;/dates&gt;&lt;isbn&gt;09565663&lt;/isbn&gt;&lt;urls&gt;&lt;/urls&gt;&lt;electronic-resource-num&gt;10.1016/j.bios.2022.113974&lt;/electronic-resource-num&gt;&lt;/record&gt;&lt;/Cite&gt;&lt;/EndNote&gt;</w:instrText>
      </w:r>
      <w:r w:rsidR="003F3EA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[8]</w:t>
      </w:r>
      <w:r w:rsidR="003F3EA2">
        <w:rPr>
          <w:rFonts w:ascii="Times New Roman" w:eastAsia="宋体" w:hAnsi="Times New Roman" w:cs="Times New Roman"/>
          <w:sz w:val="24"/>
          <w:szCs w:val="24"/>
        </w:rPr>
        <w:fldChar w:fldCharType="end"/>
      </w:r>
      <w:r w:rsidR="00E31E19" w:rsidRPr="00E31E19">
        <w:rPr>
          <w:rFonts w:ascii="Times New Roman" w:eastAsia="宋体" w:hAnsi="Times New Roman" w:cs="Times New Roman" w:hint="eastAsia"/>
          <w:sz w:val="24"/>
          <w:szCs w:val="24"/>
        </w:rPr>
        <w:t>，研究焦点集中于敏感材料对电极的化学修饰</w:t>
      </w:r>
      <w:r w:rsidR="00345098">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&lt;EndNote&gt;&lt;Cite&gt;&lt;Author&gt;Wang&lt;/Author&gt;&lt;Year&gt;2017&lt;/Year&gt;&lt;RecNum&gt;493&lt;/RecNum&gt;&lt;DisplayText&gt;[12, 13]&lt;/DisplayText&gt;&lt;record&gt;&lt;rec-number&gt;493&lt;/rec-number&gt;&lt;foreign-keys&gt;&lt;key app="EN" db-id="wfpvea5w2st2f2e00x4pe9ah5s9sdtta05r5" timestamp="1695634157"&gt;493&lt;/key&gt;&lt;key app="ENWeb" db-id=""&gt;0&lt;/key&gt;&lt;/foreign-keys&gt;&lt;ref-type name="Journal Article"&gt;17&lt;/ref-type&gt;&lt;contributors&gt;&lt;authors&gt;&lt;author&gt;Wang, Lu&lt;/author&gt;&lt;author&gt;Xiong, Qirong&lt;/author&gt;&lt;author&gt;Xiao, Fei&lt;/author&gt;&lt;author&gt;Duan, Hongwei&lt;/author&gt;&lt;/authors&gt;&lt;/contributors&gt;&lt;titles&gt;&lt;title&gt;2D nanomaterials based electrochemical biosensors for cancer diagnosis&lt;/title&gt;&lt;secondary-title&gt;Biosensors and Bioelectronics&lt;/secondary-title&gt;&lt;/titles&gt;&lt;periodical&gt;&lt;full-title&gt;Biosensors and Bioelectronics&lt;/full-title&gt;&lt;/periodical&gt;&lt;pages&gt;136-151&lt;/pages&gt;&lt;volume&gt;89&lt;/volume&gt;&lt;dates&gt;&lt;year&gt;2017&lt;/year&gt;&lt;/dates&gt;&lt;isbn&gt;09565663&lt;/isbn&gt;&lt;urls&gt;&lt;/urls&gt;&lt;electronic-resource-num&gt;10.1016/j.bios.2016.06.011&lt;/electronic-resource-num&gt;&lt;/record&gt;&lt;/Cite&gt;&lt;Cite&gt;&lt;Author&gt;Huang&lt;/Author&gt;&lt;Year&gt;2017&lt;/Year&gt;&lt;RecNum&gt;495&lt;/RecNum&gt;&lt;record&gt;&lt;rec-number&gt;495&lt;/rec-number&gt;&lt;foreign-keys&gt;&lt;key app="EN" db-id="wfpvea5w2st2f2e00x4pe9ah5s9sdtta05r5" timestamp="1695634732"&gt;495&lt;/key&gt;&lt;key app="ENWeb" db-id=""&gt;0&lt;/key&gt;&lt;/foreign-keys&gt;&lt;ref-type name="Journal Article"&gt;17&lt;/ref-type&gt;&lt;contributors&gt;&lt;authors&gt;&lt;author&gt;Huang, Ying&lt;/author&gt;&lt;author&gt;Xu, Jin&lt;/author&gt;&lt;author&gt;Liu, Junjie&lt;/author&gt;&lt;author&gt;Wang, Xiangyang&lt;/author&gt;&lt;author&gt;Chen, Bin&lt;/author&gt;&lt;/authors&gt;&lt;/contributors&gt;&lt;titles&gt;&lt;title&gt;Disease-Related Detection with Electrochemical Biosensors: A Review&lt;/title&gt;&lt;secondary-title&gt;Sensors&lt;/secondary-title&gt;&lt;/titles&gt;&lt;periodical&gt;&lt;full-title&gt;Sensors&lt;/full-title&gt;&lt;/periodical&gt;&lt;pages&gt;2375&lt;/pages&gt;&lt;volume&gt;17&lt;/volume&gt;&lt;number&gt;10&lt;/number&gt;&lt;dates&gt;&lt;year&gt;2017&lt;/year&gt;&lt;/dates&gt;&lt;isbn&gt;1424-8220&lt;/isbn&gt;&lt;urls&gt;&lt;/urls&gt;&lt;electronic-resource-num&gt;10.3390/s17102375&lt;/electronic-resource-num&gt;&lt;/record&gt;&lt;/Cite&gt;&lt;/EndNote&gt;</w:instrText>
      </w:r>
      <w:r w:rsidR="00345098">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[12, 13]</w:t>
      </w:r>
      <w:r w:rsidR="00345098">
        <w:rPr>
          <w:rFonts w:ascii="Times New Roman" w:eastAsia="宋体" w:hAnsi="Times New Roman" w:cs="Times New Roman"/>
          <w:sz w:val="24"/>
          <w:szCs w:val="24"/>
        </w:rPr>
        <w:fldChar w:fldCharType="end"/>
      </w:r>
      <w:r w:rsidR="008B5018">
        <w:rPr>
          <w:rFonts w:ascii="Times New Roman" w:eastAsia="宋体" w:hAnsi="Times New Roman" w:cs="Times New Roman" w:hint="eastAsia"/>
          <w:sz w:val="24"/>
          <w:szCs w:val="24"/>
        </w:rPr>
        <w:t>以及</w:t>
      </w:r>
      <w:r w:rsidR="008B5018" w:rsidRPr="008B5018">
        <w:rPr>
          <w:rFonts w:ascii="Times New Roman" w:eastAsia="宋体" w:hAnsi="Times New Roman" w:cs="Times New Roman" w:hint="eastAsia"/>
          <w:sz w:val="24"/>
          <w:szCs w:val="24"/>
        </w:rPr>
        <w:t>换能器器件结构设计</w:t>
      </w:r>
      <w:r w:rsidR="003F3EA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&lt;EndNote&gt;&lt;Cite&gt;&lt;Author&gt;Seo&lt;/Author&gt;&lt;Year&gt;2020&lt;/Year&gt;&lt;RecNum&gt;489&lt;/RecNum&gt;&lt;DisplayText&gt;[14]&lt;/DisplayText&gt;&lt;record&gt;&lt;rec-number&gt;489&lt;/rec-number&gt;&lt;foreign-keys&gt;&lt;key app="EN" db-id="wfpvea5w2st2f2e00x4pe9ah5s9sdtta05r5" timestamp="1695632589"&gt;489&lt;/key&gt;&lt;key app="ENWeb" db-id=""&gt;0&lt;/key&gt;&lt;/foreign-keys&gt;&lt;ref-type name="Journal Article"&gt;17&lt;/ref-type&gt;&lt;contributors&gt;&lt;authors&gt;&lt;author&gt;Seo, Giwan&lt;/author&gt;&lt;author&gt;Lee, Geonhee&lt;/author&gt;&lt;author&gt;Kim, Mi Jeong&lt;/author&gt;&lt;author&gt;Baek, Seung-Hwa&lt;/author&gt;&lt;author&gt;Choi, Minsuk&lt;/author&gt;&lt;author&gt;Ku, Keun Bon&lt;/author&gt;&lt;author&gt;Lee, Chang-Seop&lt;/author&gt;&lt;author&gt;Jun, Sangmi&lt;/author&gt;&lt;author&gt;Park, Daeui&lt;/author&gt;&lt;author&gt;Kim, Hong Gi&lt;/author&gt;&lt;author&gt;Kim, Seong-Jun&lt;/author&gt;&lt;author&gt;Lee, Jeong- O.&lt;/author&gt;&lt;author&gt;Kim, Bum Tae&lt;/author&gt;&lt;author&gt;Park, Edmond Changkyun&lt;/author&gt;&lt;author&gt;Kim, Seung Il&lt;/author&gt;&lt;/authors&gt;&lt;/contributors&gt;&lt;titles&gt;&lt;title&gt;Rapid Detection of COVID-19 Causative Virus (SARS-CoV-2) in Human Nasopharyngeal Swab Specimens Using Field-Effect Transistor-Based Biosensor&lt;/title&gt;&lt;secondary-title&gt;ACS Nano&lt;/secondary-title&gt;&lt;/titles&gt;&lt;periodical&gt;&lt;full-title&gt;ACS Nano&lt;/full-title&gt;&lt;/periodical&gt;&lt;pages&gt;5135-5142&lt;/pages&gt;&lt;volume&gt;14&lt;/volume&gt;&lt;number&gt;4&lt;/number&gt;&lt;dates&gt;&lt;year&gt;2020&lt;/year&gt;&lt;/dates&gt;&lt;isbn&gt;1936-0851&amp;#xD;1936-086X&lt;/isbn&gt;&lt;urls&gt;&lt;/urls&gt;&lt;electronic-resource-num&gt;10.1021/acsnano.0c02823&lt;/electronic-resource-num&gt;&lt;/record&gt;&lt;/Cite&gt;&lt;/EndNote&gt;</w:instrText>
      </w:r>
      <w:r w:rsidR="003F3EA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[14]</w:t>
      </w:r>
      <w:r w:rsidR="003F3EA2">
        <w:rPr>
          <w:rFonts w:ascii="Times New Roman" w:eastAsia="宋体" w:hAnsi="Times New Roman" w:cs="Times New Roman"/>
          <w:sz w:val="24"/>
          <w:szCs w:val="24"/>
        </w:rPr>
        <w:fldChar w:fldCharType="end"/>
      </w:r>
      <w:r w:rsidR="008B5018">
        <w:rPr>
          <w:rFonts w:ascii="Times New Roman" w:eastAsia="宋体" w:hAnsi="Times New Roman" w:cs="Times New Roman" w:hint="eastAsia"/>
          <w:sz w:val="24"/>
          <w:szCs w:val="24"/>
        </w:rPr>
        <w:t>，促进了</w:t>
      </w:r>
      <w:r w:rsidR="00E31E19" w:rsidRPr="00E31E19">
        <w:rPr>
          <w:rFonts w:ascii="Times New Roman" w:eastAsia="宋体" w:hAnsi="Times New Roman" w:cs="Times New Roman" w:hint="eastAsia"/>
          <w:sz w:val="24"/>
          <w:szCs w:val="24"/>
        </w:rPr>
        <w:t>电化学</w:t>
      </w:r>
      <w:r w:rsidR="008B5018">
        <w:rPr>
          <w:rFonts w:ascii="Times New Roman" w:eastAsia="宋体" w:hAnsi="Times New Roman" w:cs="Times New Roman" w:hint="eastAsia"/>
          <w:sz w:val="24"/>
          <w:szCs w:val="24"/>
        </w:rPr>
        <w:t>蛋白质</w:t>
      </w:r>
      <w:r w:rsidR="00E31E19" w:rsidRPr="00E31E19">
        <w:rPr>
          <w:rFonts w:ascii="Times New Roman" w:eastAsia="宋体" w:hAnsi="Times New Roman" w:cs="Times New Roman" w:hint="eastAsia"/>
          <w:sz w:val="24"/>
          <w:szCs w:val="24"/>
        </w:rPr>
        <w:t>生物传感器</w:t>
      </w:r>
      <w:r w:rsidR="008B5018">
        <w:rPr>
          <w:rFonts w:ascii="Times New Roman" w:eastAsia="宋体" w:hAnsi="Times New Roman" w:cs="Times New Roman" w:hint="eastAsia"/>
          <w:sz w:val="24"/>
          <w:szCs w:val="24"/>
        </w:rPr>
        <w:t>在疾病检测方面的发展</w:t>
      </w:r>
      <w:r w:rsidR="00E31E19" w:rsidRPr="00E31E19">
        <w:rPr>
          <w:rFonts w:ascii="Times New Roman" w:eastAsia="宋体" w:hAnsi="Times New Roman" w:cs="Times New Roman" w:hint="eastAsia"/>
          <w:sz w:val="24"/>
          <w:szCs w:val="24"/>
        </w:rPr>
        <w:t>。</w:t>
      </w:r>
    </w:p>
    <w:p w:rsidR="008B5018" w:rsidRDefault="008B5018" w:rsidP="003215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32159A" w:rsidRPr="0032159A">
        <w:rPr>
          <w:rFonts w:ascii="Times New Roman" w:eastAsia="宋体" w:hAnsi="Times New Roman" w:cs="Times New Roman" w:hint="eastAsia"/>
          <w:sz w:val="24"/>
          <w:szCs w:val="24"/>
        </w:rPr>
        <w:t>综述了电化学</w:t>
      </w:r>
      <w:r w:rsidR="0032159A">
        <w:rPr>
          <w:rFonts w:ascii="Times New Roman" w:eastAsia="宋体" w:hAnsi="Times New Roman" w:cs="Times New Roman" w:hint="eastAsia"/>
          <w:sz w:val="24"/>
          <w:szCs w:val="24"/>
        </w:rPr>
        <w:t>蛋白质生物</w:t>
      </w:r>
      <w:r w:rsidR="0032159A" w:rsidRPr="0032159A">
        <w:rPr>
          <w:rFonts w:ascii="Times New Roman" w:eastAsia="宋体" w:hAnsi="Times New Roman" w:cs="Times New Roman" w:hint="eastAsia"/>
          <w:sz w:val="24"/>
          <w:szCs w:val="24"/>
        </w:rPr>
        <w:t>传感器</w:t>
      </w:r>
      <w:r w:rsidR="0032159A">
        <w:rPr>
          <w:rFonts w:ascii="Times New Roman" w:eastAsia="宋体" w:hAnsi="Times New Roman" w:cs="Times New Roman" w:hint="eastAsia"/>
          <w:sz w:val="24"/>
          <w:szCs w:val="24"/>
        </w:rPr>
        <w:t>在疾病（癌症、传染病、炎症等）诊断中</w:t>
      </w:r>
      <w:r w:rsidR="0032159A" w:rsidRPr="0032159A">
        <w:rPr>
          <w:rFonts w:ascii="Times New Roman" w:eastAsia="宋体" w:hAnsi="Times New Roman" w:cs="Times New Roman" w:hint="eastAsia"/>
          <w:sz w:val="24"/>
          <w:szCs w:val="24"/>
        </w:rPr>
        <w:t>的最新进展。针对</w:t>
      </w:r>
      <w:r w:rsidR="002F120C">
        <w:rPr>
          <w:rFonts w:ascii="Times New Roman" w:eastAsia="宋体" w:hAnsi="Times New Roman" w:cs="Times New Roman" w:hint="eastAsia"/>
          <w:sz w:val="24"/>
          <w:szCs w:val="24"/>
        </w:rPr>
        <w:t>蛋白质标志物</w:t>
      </w:r>
      <w:r w:rsidR="0032159A" w:rsidRPr="0032159A">
        <w:rPr>
          <w:rFonts w:ascii="Times New Roman" w:eastAsia="宋体" w:hAnsi="Times New Roman" w:cs="Times New Roman"/>
          <w:sz w:val="24"/>
          <w:szCs w:val="24"/>
        </w:rPr>
        <w:t>活性中心被多肽基质包围阻隔的特点使得电荷传输困难，易造成检测灵敏度不足</w:t>
      </w:r>
      <w:r w:rsidR="0032159A">
        <w:rPr>
          <w:rFonts w:ascii="Times New Roman" w:eastAsia="宋体" w:hAnsi="Times New Roman" w:cs="Times New Roman" w:hint="eastAsia"/>
          <w:sz w:val="24"/>
          <w:szCs w:val="24"/>
        </w:rPr>
        <w:t>等问题，</w:t>
      </w:r>
      <w:r w:rsidR="0032159A" w:rsidRPr="0032159A">
        <w:rPr>
          <w:rFonts w:ascii="Times New Roman" w:eastAsia="宋体" w:hAnsi="Times New Roman" w:cs="Times New Roman" w:hint="eastAsia"/>
          <w:sz w:val="24"/>
          <w:szCs w:val="24"/>
        </w:rPr>
        <w:t>通过</w:t>
      </w:r>
      <w:r w:rsidR="003F3EA2">
        <w:rPr>
          <w:rFonts w:ascii="Times New Roman" w:eastAsia="宋体" w:hAnsi="Times New Roman" w:cs="Times New Roman" w:hint="eastAsia"/>
          <w:sz w:val="24"/>
          <w:szCs w:val="24"/>
        </w:rPr>
        <w:t>电极修饰材料</w:t>
      </w:r>
      <w:r w:rsidR="0032159A" w:rsidRPr="0032159A">
        <w:rPr>
          <w:rFonts w:ascii="Times New Roman" w:eastAsia="宋体" w:hAnsi="Times New Roman" w:cs="Times New Roman" w:hint="eastAsia"/>
          <w:sz w:val="24"/>
          <w:szCs w:val="24"/>
        </w:rPr>
        <w:t>设计</w:t>
      </w:r>
      <w:r w:rsidR="0032159A">
        <w:rPr>
          <w:rFonts w:ascii="Times New Roman" w:eastAsia="宋体" w:hAnsi="Times New Roman" w:cs="Times New Roman" w:hint="eastAsia"/>
          <w:sz w:val="24"/>
          <w:szCs w:val="24"/>
        </w:rPr>
        <w:t>和</w:t>
      </w:r>
      <w:del w:id="6" w:author="sor Sen" w:date="2023-09-25T19:15:00Z">
        <w:r w:rsidR="0032159A" w:rsidRPr="0032159A" w:rsidDel="000F56C3">
          <w:rPr>
            <w:rFonts w:ascii="Times New Roman" w:eastAsia="宋体" w:hAnsi="Times New Roman" w:cs="Times New Roman" w:hint="eastAsia"/>
            <w:sz w:val="24"/>
            <w:szCs w:val="24"/>
          </w:rPr>
          <w:delText>融合</w:delText>
        </w:r>
      </w:del>
      <w:r w:rsidR="0032159A" w:rsidRPr="0032159A">
        <w:rPr>
          <w:rFonts w:ascii="Times New Roman" w:eastAsia="宋体" w:hAnsi="Times New Roman" w:cs="Times New Roman" w:hint="eastAsia"/>
          <w:sz w:val="24"/>
          <w:szCs w:val="24"/>
        </w:rPr>
        <w:t>换能器器件结构设计和应用，提高</w:t>
      </w:r>
      <w:r w:rsidR="0032159A">
        <w:rPr>
          <w:rFonts w:ascii="Times New Roman" w:eastAsia="宋体" w:hAnsi="Times New Roman" w:cs="Times New Roman" w:hint="eastAsia"/>
          <w:sz w:val="24"/>
          <w:szCs w:val="24"/>
        </w:rPr>
        <w:t>电化学蛋白质</w:t>
      </w:r>
      <w:r w:rsidR="0032159A" w:rsidRPr="0032159A">
        <w:rPr>
          <w:rFonts w:ascii="Times New Roman" w:eastAsia="宋体" w:hAnsi="Times New Roman" w:cs="Times New Roman" w:hint="eastAsia"/>
          <w:sz w:val="24"/>
          <w:szCs w:val="24"/>
        </w:rPr>
        <w:t>传感器的灵敏度、选择性</w:t>
      </w:r>
      <w:r w:rsidR="002F120C">
        <w:rPr>
          <w:rFonts w:ascii="Times New Roman" w:eastAsia="宋体" w:hAnsi="Times New Roman" w:cs="Times New Roman" w:hint="eastAsia"/>
          <w:sz w:val="24"/>
          <w:szCs w:val="24"/>
        </w:rPr>
        <w:t>、</w:t>
      </w:r>
      <w:r w:rsidR="0032159A" w:rsidRPr="0032159A">
        <w:rPr>
          <w:rFonts w:ascii="Times New Roman" w:eastAsia="宋体" w:hAnsi="Times New Roman" w:cs="Times New Roman" w:hint="eastAsia"/>
          <w:sz w:val="24"/>
          <w:szCs w:val="24"/>
        </w:rPr>
        <w:t>稳定性</w:t>
      </w:r>
      <w:r w:rsidR="002F120C">
        <w:rPr>
          <w:rFonts w:ascii="Times New Roman" w:eastAsia="宋体" w:hAnsi="Times New Roman" w:cs="Times New Roman" w:hint="eastAsia"/>
          <w:sz w:val="24"/>
          <w:szCs w:val="24"/>
        </w:rPr>
        <w:t>和实际应用</w:t>
      </w:r>
      <w:del w:id="7" w:author="sor Sen" w:date="2023-09-25T19:15:00Z">
        <w:r w:rsidR="002F120C" w:rsidDel="000F56C3">
          <w:rPr>
            <w:rFonts w:ascii="Times New Roman" w:eastAsia="宋体" w:hAnsi="Times New Roman" w:cs="Times New Roman" w:hint="eastAsia"/>
            <w:sz w:val="24"/>
            <w:szCs w:val="24"/>
          </w:rPr>
          <w:delText>潜能</w:delText>
        </w:r>
      </w:del>
      <w:ins w:id="8" w:author="sor Sen" w:date="2023-09-25T19:15:00Z">
        <w:r w:rsidR="000F56C3">
          <w:rPr>
            <w:rFonts w:ascii="Times New Roman" w:eastAsia="宋体" w:hAnsi="Times New Roman" w:cs="Times New Roman" w:hint="eastAsia"/>
            <w:sz w:val="24"/>
            <w:szCs w:val="24"/>
          </w:rPr>
          <w:t>前景</w:t>
        </w:r>
      </w:ins>
      <w:r w:rsidR="0032159A" w:rsidRPr="0032159A">
        <w:rPr>
          <w:rFonts w:ascii="Times New Roman" w:eastAsia="宋体" w:hAnsi="Times New Roman" w:cs="Times New Roman" w:hint="eastAsia"/>
          <w:sz w:val="24"/>
          <w:szCs w:val="24"/>
        </w:rPr>
        <w:t>。此外，本文还对</w:t>
      </w:r>
      <w:r w:rsidR="0032159A">
        <w:rPr>
          <w:rFonts w:ascii="Times New Roman" w:eastAsia="宋体" w:hAnsi="Times New Roman" w:cs="Times New Roman" w:hint="eastAsia"/>
          <w:sz w:val="24"/>
          <w:szCs w:val="24"/>
        </w:rPr>
        <w:t>疾病检测用</w:t>
      </w:r>
      <w:r w:rsidR="0032159A" w:rsidRPr="0032159A">
        <w:rPr>
          <w:rFonts w:ascii="Times New Roman" w:eastAsia="宋体" w:hAnsi="Times New Roman" w:cs="Times New Roman" w:hint="eastAsia"/>
          <w:sz w:val="24"/>
          <w:szCs w:val="24"/>
        </w:rPr>
        <w:t>电化学</w:t>
      </w:r>
      <w:r w:rsidR="0032159A">
        <w:rPr>
          <w:rFonts w:ascii="Times New Roman" w:eastAsia="宋体" w:hAnsi="Times New Roman" w:cs="Times New Roman" w:hint="eastAsia"/>
          <w:sz w:val="24"/>
          <w:szCs w:val="24"/>
        </w:rPr>
        <w:t>蛋白质</w:t>
      </w:r>
      <w:r w:rsidR="0032159A" w:rsidRPr="0032159A">
        <w:rPr>
          <w:rFonts w:ascii="Times New Roman" w:eastAsia="宋体" w:hAnsi="Times New Roman" w:cs="Times New Roman" w:hint="eastAsia"/>
          <w:sz w:val="24"/>
          <w:szCs w:val="24"/>
        </w:rPr>
        <w:t>传感器的发展</w:t>
      </w:r>
      <w:del w:id="9" w:author="sor Sen" w:date="2023-09-25T19:15:00Z">
        <w:r w:rsidR="0032159A" w:rsidRPr="0032159A" w:rsidDel="000F56C3">
          <w:rPr>
            <w:rFonts w:ascii="Times New Roman" w:eastAsia="宋体" w:hAnsi="Times New Roman" w:cs="Times New Roman" w:hint="eastAsia"/>
            <w:sz w:val="24"/>
            <w:szCs w:val="24"/>
          </w:rPr>
          <w:delText>前景</w:delText>
        </w:r>
      </w:del>
      <w:ins w:id="10" w:author="sor Sen" w:date="2023-09-25T19:15:00Z">
        <w:r w:rsidR="000F56C3">
          <w:rPr>
            <w:rFonts w:ascii="Times New Roman" w:eastAsia="宋体" w:hAnsi="Times New Roman" w:cs="Times New Roman" w:hint="eastAsia"/>
            <w:sz w:val="24"/>
            <w:szCs w:val="24"/>
          </w:rPr>
          <w:t>趋势</w:t>
        </w:r>
      </w:ins>
      <w:r w:rsidR="0032159A" w:rsidRPr="0032159A">
        <w:rPr>
          <w:rFonts w:ascii="Times New Roman" w:eastAsia="宋体" w:hAnsi="Times New Roman" w:cs="Times New Roman" w:hint="eastAsia"/>
          <w:sz w:val="24"/>
          <w:szCs w:val="24"/>
        </w:rPr>
        <w:t>进行了展望。</w:t>
      </w:r>
    </w:p>
    <w:p w:rsidR="00AA5D22" w:rsidRPr="00D51E27" w:rsidRDefault="00840CAA" w:rsidP="00840CAA">
      <w:pPr>
        <w:spacing w:line="360" w:lineRule="auto"/>
        <w:rPr>
          <w:rFonts w:ascii="Times New Roman" w:eastAsia="宋体" w:hAnsi="Times New Roman" w:cs="Times New Roman"/>
          <w:sz w:val="24"/>
          <w:szCs w:val="24"/>
        </w:rPr>
      </w:pPr>
      <w:r w:rsidRPr="00D51E27">
        <w:rPr>
          <w:rFonts w:ascii="Times New Roman" w:eastAsia="宋体" w:hAnsi="Times New Roman" w:cs="Times New Roman"/>
          <w:b/>
          <w:sz w:val="24"/>
          <w:szCs w:val="24"/>
        </w:rPr>
        <w:t xml:space="preserve">2 </w:t>
      </w:r>
      <w:r w:rsidRPr="00D51E27">
        <w:rPr>
          <w:rFonts w:ascii="Times New Roman" w:eastAsia="宋体" w:hAnsi="Times New Roman" w:cs="Times New Roman"/>
          <w:b/>
          <w:sz w:val="24"/>
          <w:szCs w:val="24"/>
        </w:rPr>
        <w:t>电化学蛋白质传感器在疾病</w:t>
      </w:r>
      <w:ins w:id="11" w:author="sor Sen" w:date="2023-09-25T19:16:00Z">
        <w:r w:rsidR="000F56C3">
          <w:rPr>
            <w:rFonts w:ascii="Times New Roman" w:eastAsia="宋体" w:hAnsi="Times New Roman" w:cs="Times New Roman" w:hint="eastAsia"/>
            <w:b/>
            <w:sz w:val="24"/>
            <w:szCs w:val="24"/>
          </w:rPr>
          <w:t>标志物</w:t>
        </w:r>
      </w:ins>
      <w:r w:rsidRPr="00D51E27">
        <w:rPr>
          <w:rFonts w:ascii="Times New Roman" w:eastAsia="宋体" w:hAnsi="Times New Roman" w:cs="Times New Roman"/>
          <w:b/>
          <w:sz w:val="24"/>
          <w:szCs w:val="24"/>
        </w:rPr>
        <w:t>检测中的应用</w:t>
      </w:r>
    </w:p>
    <w:p w:rsidR="00840CAA" w:rsidRDefault="00840CAA" w:rsidP="00840CAA">
      <w:pPr>
        <w:spacing w:line="360" w:lineRule="auto"/>
        <w:rPr>
          <w:rFonts w:ascii="Times New Roman" w:eastAsia="宋体" w:hAnsi="Times New Roman" w:cs="Times New Roman"/>
          <w:b/>
          <w:sz w:val="24"/>
          <w:szCs w:val="24"/>
        </w:rPr>
      </w:pPr>
      <w:r w:rsidRPr="00D51E27">
        <w:rPr>
          <w:rFonts w:ascii="Times New Roman" w:eastAsia="宋体" w:hAnsi="Times New Roman" w:cs="Times New Roman"/>
          <w:b/>
          <w:sz w:val="24"/>
          <w:szCs w:val="24"/>
        </w:rPr>
        <w:t xml:space="preserve">2.1 </w:t>
      </w:r>
      <w:r w:rsidRPr="00D51E27">
        <w:rPr>
          <w:rFonts w:ascii="Times New Roman" w:eastAsia="宋体" w:hAnsi="Times New Roman" w:cs="Times New Roman"/>
          <w:b/>
          <w:sz w:val="24"/>
          <w:szCs w:val="24"/>
        </w:rPr>
        <w:t>癌症</w:t>
      </w:r>
      <w:ins w:id="12" w:author="sor Sen" w:date="2023-09-25T19:16:00Z">
        <w:r w:rsidR="000F56C3">
          <w:rPr>
            <w:rFonts w:ascii="Times New Roman" w:eastAsia="宋体" w:hAnsi="Times New Roman" w:cs="Times New Roman" w:hint="eastAsia"/>
            <w:b/>
            <w:sz w:val="24"/>
            <w:szCs w:val="24"/>
          </w:rPr>
          <w:t>标志物</w:t>
        </w:r>
      </w:ins>
      <w:r w:rsidRPr="00D51E27">
        <w:rPr>
          <w:rFonts w:ascii="Times New Roman" w:eastAsia="宋体" w:hAnsi="Times New Roman" w:cs="Times New Roman"/>
          <w:b/>
          <w:sz w:val="24"/>
          <w:szCs w:val="24"/>
        </w:rPr>
        <w:t>检测</w:t>
      </w:r>
    </w:p>
    <w:p w:rsidR="00DE1244" w:rsidRPr="00DE1244" w:rsidRDefault="00A138EE" w:rsidP="00A138E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癌症是</w:t>
      </w:r>
      <w:ins w:id="13" w:author="sor Sen" w:date="2023-09-25T19:16:00Z">
        <w:r w:rsidR="000F56C3">
          <w:rPr>
            <w:rFonts w:ascii="Times New Roman" w:eastAsia="宋体" w:hAnsi="Times New Roman" w:cs="Times New Roman" w:hint="eastAsia"/>
            <w:sz w:val="24"/>
            <w:szCs w:val="24"/>
          </w:rPr>
          <w:t>造成</w:t>
        </w:r>
      </w:ins>
      <w:r>
        <w:rPr>
          <w:rFonts w:ascii="Times New Roman" w:eastAsia="宋体" w:hAnsi="Times New Roman" w:cs="Times New Roman" w:hint="eastAsia"/>
          <w:sz w:val="24"/>
          <w:szCs w:val="24"/>
        </w:rPr>
        <w:t>全球人类死亡的主要原因之一。</w:t>
      </w:r>
      <w:r w:rsidR="00FF0942">
        <w:rPr>
          <w:rFonts w:ascii="Times New Roman" w:eastAsia="宋体" w:hAnsi="Times New Roman" w:cs="Times New Roman" w:hint="eastAsia"/>
          <w:sz w:val="24"/>
          <w:szCs w:val="24"/>
        </w:rPr>
        <w:t>由于癌症的流行、高复发率以及潜在的致命性，癌症</w:t>
      </w:r>
      <w:ins w:id="14" w:author="sor Sen" w:date="2023-09-25T19:17:00Z">
        <w:r w:rsidR="000F56C3" w:rsidRPr="000F56C3">
          <w:rPr>
            <w:rFonts w:ascii="Times New Roman" w:eastAsia="宋体" w:hAnsi="Times New Roman" w:cs="Times New Roman" w:hint="eastAsia"/>
            <w:sz w:val="24"/>
            <w:szCs w:val="24"/>
          </w:rPr>
          <w:t>标志物</w:t>
        </w:r>
      </w:ins>
      <w:r w:rsidR="00FF0942">
        <w:rPr>
          <w:rFonts w:ascii="Times New Roman" w:eastAsia="宋体" w:hAnsi="Times New Roman" w:cs="Times New Roman" w:hint="eastAsia"/>
          <w:sz w:val="24"/>
          <w:szCs w:val="24"/>
        </w:rPr>
        <w:t>的早期检测以及监测</w:t>
      </w:r>
      <w:r w:rsidR="00CD2CE9" w:rsidRPr="00CD2CE9">
        <w:rPr>
          <w:rFonts w:ascii="Times New Roman" w:eastAsia="宋体" w:hAnsi="Times New Roman" w:cs="Times New Roman" w:hint="eastAsia"/>
          <w:sz w:val="24"/>
          <w:szCs w:val="24"/>
        </w:rPr>
        <w:t>对提高肿瘤患者的治疗效果</w:t>
      </w:r>
      <w:r w:rsidR="00FF0942">
        <w:rPr>
          <w:rFonts w:ascii="Times New Roman" w:eastAsia="宋体" w:hAnsi="Times New Roman" w:cs="Times New Roman" w:hint="eastAsia"/>
          <w:sz w:val="24"/>
          <w:szCs w:val="24"/>
        </w:rPr>
        <w:t>非常的重要</w:t>
      </w:r>
      <w:r w:rsidR="00891551">
        <w:rPr>
          <w:rFonts w:ascii="Times New Roman" w:eastAsia="宋体" w:hAnsi="Times New Roman" w:cs="Times New Roman"/>
          <w:sz w:val="24"/>
          <w:szCs w:val="24"/>
        </w:rPr>
        <w:fldChar w:fldCharType="begin"/>
      </w:r>
      <w:r w:rsidR="00D8028C">
        <w:rPr>
          <w:rFonts w:ascii="Times New Roman" w:eastAsia="宋体" w:hAnsi="Times New Roman" w:cs="Times New Roman"/>
          <w:sz w:val="24"/>
          <w:szCs w:val="24"/>
        </w:rPr>
        <w:instrText xml:space="preserve"> ADDIN EN.CITE &lt;EndNote&gt;&lt;Cite&gt;&lt;Author&gt;Chikkaveeraiah&lt;/Author&gt;&lt;Year&gt;2012&lt;/Year&gt;&lt;RecNum&gt;484&lt;/RecNum&gt;&lt;DisplayText&gt;[5]&lt;/DisplayText&gt;&lt;record&gt;&lt;rec-number&gt;484&lt;/rec-number&gt;&lt;foreign-keys&gt;&lt;key app="EN" db-id="wfpvea5w2st2f2e00x4pe9ah5s9sdtta05r5" timestamp="1695367670"&gt;484&lt;/key&gt;&lt;key app="ENWeb" db-id=""&gt;0&lt;/key&gt;&lt;/foreign-keys&gt;&lt;ref-type name="Journal Article"&gt;17&lt;/ref-type&gt;&lt;contributors&gt;&lt;authors&gt;&lt;author&gt;Chikkaveeraiah, Bhaskara V. &lt;/author&gt;&lt;author&gt;Bhirde, Ashwinkumar A. &lt;/author&gt;&lt;author&gt;Morgan, Nicole Y. &lt;/author&gt;&lt;author&gt;Eden, Henry S. &lt;/author&gt;&lt;author&gt;Chen, Xiaoyuan&lt;/author&gt;&lt;/authors&gt;&lt;/contributors&gt;&lt;titles&gt;&lt;title&gt;Electrochemical Immunosensors for Detection of Cancer Protein Biomarkers&lt;/title&gt;&lt;secondary-title&gt;ACS Nano&lt;/secondary-title&gt;&lt;/titles&gt;&lt;periodical&gt;&lt;full-title&gt;ACS Nano&lt;/full-title&gt;&lt;/periodical&gt;&lt;pages&gt;6546–6561&lt;/pages&gt;&lt;volume&gt;6&lt;/volume&gt;&lt;dates&gt;&lt;year&gt;2012&lt;/year&gt;&lt;/dates&gt;&lt;urls&gt;&lt;/urls&gt;&lt;/record&gt;&lt;/Cite&gt;&lt;/EndNote&gt;</w:instrText>
      </w:r>
      <w:r w:rsidR="00891551">
        <w:rPr>
          <w:rFonts w:ascii="Times New Roman" w:eastAsia="宋体" w:hAnsi="Times New Roman" w:cs="Times New Roman"/>
          <w:sz w:val="24"/>
          <w:szCs w:val="24"/>
        </w:rPr>
        <w:fldChar w:fldCharType="separate"/>
      </w:r>
      <w:r w:rsidR="00D8028C">
        <w:rPr>
          <w:rFonts w:ascii="Times New Roman" w:eastAsia="宋体" w:hAnsi="Times New Roman" w:cs="Times New Roman"/>
          <w:noProof/>
          <w:sz w:val="24"/>
          <w:szCs w:val="24"/>
        </w:rPr>
        <w:t>[5]</w:t>
      </w:r>
      <w:r w:rsidR="00891551">
        <w:rPr>
          <w:rFonts w:ascii="Times New Roman" w:eastAsia="宋体" w:hAnsi="Times New Roman" w:cs="Times New Roman"/>
          <w:sz w:val="24"/>
          <w:szCs w:val="24"/>
        </w:rPr>
        <w:fldChar w:fldCharType="end"/>
      </w:r>
      <w:r w:rsidR="00FF0942">
        <w:rPr>
          <w:rFonts w:ascii="Times New Roman" w:eastAsia="宋体" w:hAnsi="Times New Roman" w:cs="Times New Roman" w:hint="eastAsia"/>
          <w:sz w:val="24"/>
          <w:szCs w:val="24"/>
        </w:rPr>
        <w:t>。癌症的生物标志物，如</w:t>
      </w:r>
      <w:r w:rsidR="00933574">
        <w:rPr>
          <w:rFonts w:ascii="Times New Roman" w:eastAsia="宋体" w:hAnsi="Times New Roman" w:cs="Times New Roman" w:hint="eastAsia"/>
          <w:sz w:val="24"/>
          <w:szCs w:val="24"/>
        </w:rPr>
        <w:t>癌胚抗原（</w:t>
      </w:r>
      <w:r w:rsidR="00933574">
        <w:rPr>
          <w:rFonts w:ascii="Times New Roman" w:eastAsia="宋体" w:hAnsi="Times New Roman" w:cs="Times New Roman" w:hint="eastAsia"/>
          <w:sz w:val="24"/>
          <w:szCs w:val="24"/>
        </w:rPr>
        <w:t>C</w:t>
      </w:r>
      <w:r w:rsidR="00933574">
        <w:rPr>
          <w:rFonts w:ascii="Times New Roman" w:eastAsia="宋体" w:hAnsi="Times New Roman" w:cs="Times New Roman"/>
          <w:sz w:val="24"/>
          <w:szCs w:val="24"/>
        </w:rPr>
        <w:t>EA</w:t>
      </w:r>
      <w:r w:rsidR="00933574">
        <w:rPr>
          <w:rFonts w:ascii="Times New Roman" w:eastAsia="宋体" w:hAnsi="Times New Roman" w:cs="Times New Roman" w:hint="eastAsia"/>
          <w:sz w:val="24"/>
          <w:szCs w:val="24"/>
        </w:rPr>
        <w:t>）</w:t>
      </w:r>
      <w:r w:rsidR="0041513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&lt;EndNote&gt;&lt;Cite&gt;&lt;Author&gt;Yu&lt;/Author&gt;&lt;Year&gt;2012&lt;/Year&gt;&lt;RecNum&gt;485&lt;/RecNum&gt;&lt;DisplayText&gt;[15]&lt;/DisplayText&gt;&lt;record&gt;&lt;rec-number&gt;485&lt;/rec-number&gt;&lt;foreign-keys&gt;&lt;key app="EN" db-id="wfpvea5w2st2f2e00x4pe9ah5s9sdtta05r5" timestamp="1695398540"&gt;485&lt;/key&gt;&lt;key app="ENWeb" db-id=""&gt;0&lt;/key&gt;&lt;/foreign-keys&gt;&lt;ref-type name="Journal Article"&gt;17&lt;/ref-type&gt;&lt;contributors&gt;&lt;authors&gt;&lt;author&gt;Yu, Sheng&lt;/author&gt;&lt;author&gt;Cao, Xiaoyu&lt;/author&gt;&lt;author&gt;Yu, Meng&lt;/author&gt;&lt;/authors&gt;&lt;/contributors&gt;&lt;titles&gt;&lt;title&gt;Electrochemical immunoassay based on gold nanoparticles and reduced graphene oxide functionalized carbon ionic liquid electrode&lt;/title&gt;&lt;secondary-title&gt;Microchemical Journal&lt;/secondary-title&gt;&lt;/titles&gt;&lt;periodical&gt;&lt;full-title&gt;Microchemical Journal&lt;/full-title&gt;&lt;abbr-1&gt;Microchem J&lt;/abbr-1&gt;&lt;/periodical&gt;&lt;pages&gt;125-130&lt;/pages&gt;&lt;volume&gt;103&lt;/volume&gt;&lt;dates&gt;&lt;year&gt;2012&lt;/year&gt;&lt;/dates&gt;&lt;isbn&gt;0026265X&lt;/isbn&gt;&lt;urls&gt;&lt;/urls&gt;&lt;electronic-resource-num&gt;10.1016/j.microc.2012.02.002&lt;/electronic-resource-num&gt;&lt;/record&gt;&lt;/Cite&gt;&lt;/EndNote&gt;</w:instrText>
      </w:r>
      <w:r w:rsidR="0041513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[15]</w:t>
      </w:r>
      <w:r w:rsidR="00415132">
        <w:rPr>
          <w:rFonts w:ascii="Times New Roman" w:eastAsia="宋体" w:hAnsi="Times New Roman" w:cs="Times New Roman"/>
          <w:sz w:val="24"/>
          <w:szCs w:val="24"/>
        </w:rPr>
        <w:fldChar w:fldCharType="end"/>
      </w:r>
      <w:r w:rsidR="00933574">
        <w:rPr>
          <w:rFonts w:ascii="Times New Roman" w:eastAsia="宋体" w:hAnsi="Times New Roman" w:cs="Times New Roman" w:hint="eastAsia"/>
          <w:sz w:val="24"/>
          <w:szCs w:val="24"/>
        </w:rPr>
        <w:t>、甲胎蛋白（</w:t>
      </w:r>
      <w:r w:rsidR="00933574">
        <w:rPr>
          <w:rFonts w:ascii="Times New Roman" w:eastAsia="宋体" w:hAnsi="Times New Roman" w:cs="Times New Roman" w:hint="eastAsia"/>
          <w:sz w:val="24"/>
          <w:szCs w:val="24"/>
        </w:rPr>
        <w:t>A</w:t>
      </w:r>
      <w:r w:rsidR="00933574">
        <w:rPr>
          <w:rFonts w:ascii="Times New Roman" w:eastAsia="宋体" w:hAnsi="Times New Roman" w:cs="Times New Roman"/>
          <w:sz w:val="24"/>
          <w:szCs w:val="24"/>
        </w:rPr>
        <w:t>FP</w:t>
      </w:r>
      <w:r w:rsidR="00933574">
        <w:rPr>
          <w:rFonts w:ascii="Times New Roman" w:eastAsia="宋体" w:hAnsi="Times New Roman" w:cs="Times New Roman" w:hint="eastAsia"/>
          <w:sz w:val="24"/>
          <w:szCs w:val="24"/>
        </w:rPr>
        <w:t>）</w:t>
      </w:r>
      <w:r w:rsidR="0041513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&lt;EndNote&gt;&lt;Cite&gt;&lt;Author&gt;Zhang&lt;/Author&gt;&lt;Year&gt;2019&lt;/Year&gt;&lt;RecNum&gt;418&lt;/RecNum&gt;&lt;DisplayText&gt;[16]&lt;/DisplayText&gt;&lt;record&gt;&lt;rec-number&gt;418&lt;/rec-number&gt;&lt;foreign-keys&gt;&lt;key app="EN" db-id="wfpvea5w2st2f2e00x4pe9ah5s9sdtta05r5" timestamp="1692859099"&gt;418&lt;/key&gt;&lt;key app="ENWeb" db-id=""&gt;0&lt;/key&gt;&lt;/foreign-keys&gt;&lt;ref-type name="Journal Article"&gt;17&lt;/ref-type&gt;&lt;contributors&gt;&lt;authors&gt;&lt;author&gt;Zhang, Shuan&lt;/author&gt;&lt;author&gt;Zhang, Chunyan&lt;/author&gt;&lt;author&gt;Jia, Yilei&lt;/author&gt;&lt;author&gt;Zhang, Xiaobo&lt;/author&gt;&lt;author&gt;Dong, Yunhui&lt;/author&gt;&lt;author&gt;Li, Xinjin&lt;/author&gt;&lt;author&gt;Liu, Qing&lt;/author&gt;&lt;author&gt;Li, Yueyun&lt;/author&gt;&lt;author&gt;Zhao, Zengdian&lt;/author&gt;&lt;/authors&gt;&lt;/contributors&gt;&lt;titles&gt;&lt;title&gt;Sandwich-type electrochemical immunosensor based on Au@Pt DNRs/NH2-MoSe2 NSs nanocomposite as signal amplifiers for the sensitive detection of alpha-fetoprotein&lt;/title&gt;&lt;secondary-title&gt;Bioelectrochemistry&lt;/secondary-title&gt;&lt;/titles&gt;&lt;periodical&gt;&lt;full-title&gt;Bioelectrochemistry&lt;/full-title&gt;&lt;/periodical&gt;&lt;pages&gt;140-147&lt;/pages&gt;&lt;volume&gt;128&lt;/volume&gt;&lt;dates&gt;&lt;year&gt;2019&lt;/year&gt;&lt;/dates&gt;&lt;isbn&gt;15675394&lt;/isbn&gt;&lt;urls&gt;&lt;/urls&gt;&lt;electronic-resource-num&gt;10.1016/j.bioelechem.2019.03.012&lt;/electronic-resource-num&gt;&lt;/record&gt;&lt;/Cite&gt;&lt;/EndNote&gt;</w:instrText>
      </w:r>
      <w:r w:rsidR="0041513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[16]</w:t>
      </w:r>
      <w:r w:rsidR="00415132">
        <w:rPr>
          <w:rFonts w:ascii="Times New Roman" w:eastAsia="宋体" w:hAnsi="Times New Roman" w:cs="Times New Roman"/>
          <w:sz w:val="24"/>
          <w:szCs w:val="24"/>
        </w:rPr>
        <w:fldChar w:fldCharType="end"/>
      </w:r>
      <w:r w:rsidR="00933574">
        <w:rPr>
          <w:rFonts w:ascii="Times New Roman" w:eastAsia="宋体" w:hAnsi="Times New Roman" w:cs="Times New Roman" w:hint="eastAsia"/>
          <w:sz w:val="24"/>
          <w:szCs w:val="24"/>
        </w:rPr>
        <w:t>、糖类抗原</w:t>
      </w:r>
      <w:r w:rsidR="00933574">
        <w:rPr>
          <w:rFonts w:ascii="Times New Roman" w:eastAsia="宋体" w:hAnsi="Times New Roman" w:cs="Times New Roman" w:hint="eastAsia"/>
          <w:sz w:val="24"/>
          <w:szCs w:val="24"/>
        </w:rPr>
        <w:t>1</w:t>
      </w:r>
      <w:r w:rsidR="00933574">
        <w:rPr>
          <w:rFonts w:ascii="Times New Roman" w:eastAsia="宋体" w:hAnsi="Times New Roman" w:cs="Times New Roman"/>
          <w:sz w:val="24"/>
          <w:szCs w:val="24"/>
        </w:rPr>
        <w:t>25</w:t>
      </w:r>
      <w:r w:rsidR="00933574">
        <w:rPr>
          <w:rFonts w:ascii="Times New Roman" w:eastAsia="宋体" w:hAnsi="Times New Roman" w:cs="Times New Roman" w:hint="eastAsia"/>
          <w:sz w:val="24"/>
          <w:szCs w:val="24"/>
        </w:rPr>
        <w:t>（</w:t>
      </w:r>
      <w:r w:rsidR="00933574">
        <w:rPr>
          <w:rFonts w:ascii="Times New Roman" w:eastAsia="宋体" w:hAnsi="Times New Roman" w:cs="Times New Roman" w:hint="eastAsia"/>
          <w:sz w:val="24"/>
          <w:szCs w:val="24"/>
        </w:rPr>
        <w:t>C</w:t>
      </w:r>
      <w:r w:rsidR="00933574">
        <w:rPr>
          <w:rFonts w:ascii="Times New Roman" w:eastAsia="宋体" w:hAnsi="Times New Roman" w:cs="Times New Roman"/>
          <w:sz w:val="24"/>
          <w:szCs w:val="24"/>
        </w:rPr>
        <w:t>A125</w:t>
      </w:r>
      <w:r w:rsidR="00933574">
        <w:rPr>
          <w:rFonts w:ascii="Times New Roman" w:eastAsia="宋体" w:hAnsi="Times New Roman" w:cs="Times New Roman" w:hint="eastAsia"/>
          <w:sz w:val="24"/>
          <w:szCs w:val="24"/>
        </w:rPr>
        <w:t>）</w:t>
      </w:r>
      <w:r w:rsidR="009C1CBC">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&lt;EndNote&gt;&lt;Cite&gt;&lt;Author&gt;Paul&lt;/Author&gt;&lt;Year&gt;2017&lt;/Year&gt;&lt;RecNum&gt;424&lt;/RecNum&gt;&lt;DisplayText&gt;[17]&lt;/DisplayText&gt;&lt;record&gt;&lt;rec-number&gt;424&lt;/rec-number&gt;&lt;foreign-keys&gt;&lt;key app="EN" db-id="wfpvea5w2st2f2e00x4pe9ah5s9sdtta05r5" timestamp="1692881939"&gt;424&lt;/key&gt;&lt;key app="ENWeb" db-id=""&gt;0&lt;/key&gt;&lt;/foreign-keys&gt;&lt;ref-type name="Journal Article"&gt;17&lt;/ref-type&gt;&lt;contributors&gt;&lt;authors&gt;&lt;author&gt;Paul, K. Brince&lt;/author&gt;&lt;author&gt;Singh, Vikrant&lt;/author&gt;&lt;author&gt;Vanjari, Siva Rama Krishna&lt;/author&gt;&lt;author&gt;Singh, Shiv Govind&lt;/author&gt;&lt;/authors&gt;&lt;/contributors&gt;&lt;titles&gt;&lt;title&gt;One step biofunctionalized electrospun multiwalled carbon nanotubes embedded zinc oxide nanowire interface for highly sensitive detection of carcinoma antigen-125&lt;/title&gt;&lt;secondary-title&gt;Biosensors and Bioelectronics&lt;/secondary-title&gt;&lt;/titles&gt;&lt;periodical&gt;&lt;full-title&gt;Biosensors and Bioelectronics&lt;/full-title&gt;&lt;/periodical&gt;&lt;pages&gt;144-152&lt;/pages&gt;&lt;volume&gt;88&lt;/volume&gt;&lt;dates&gt;&lt;year&gt;2017&lt;/year&gt;&lt;/dates&gt;&lt;isbn&gt;09565663&lt;/isbn&gt;&lt;urls&gt;&lt;/urls&gt;&lt;electronic-resource-num&gt;10.1016/j.bios.2016.07.114&lt;/electronic-resource-num&gt;&lt;/record&gt;&lt;/Cite&gt;&lt;/EndNote&gt;</w:instrText>
      </w:r>
      <w:r w:rsidR="009C1CB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[17]</w:t>
      </w:r>
      <w:r w:rsidR="009C1CBC">
        <w:rPr>
          <w:rFonts w:ascii="Times New Roman" w:eastAsia="宋体" w:hAnsi="Times New Roman" w:cs="Times New Roman"/>
          <w:sz w:val="24"/>
          <w:szCs w:val="24"/>
        </w:rPr>
        <w:fldChar w:fldCharType="end"/>
      </w:r>
      <w:r w:rsidR="00933574">
        <w:rPr>
          <w:rFonts w:ascii="Times New Roman" w:eastAsia="宋体" w:hAnsi="Times New Roman" w:cs="Times New Roman" w:hint="eastAsia"/>
          <w:sz w:val="24"/>
          <w:szCs w:val="24"/>
        </w:rPr>
        <w:t>、</w:t>
      </w:r>
      <w:r w:rsidR="00891551">
        <w:rPr>
          <w:rFonts w:ascii="Times New Roman" w:eastAsia="宋体" w:hAnsi="Times New Roman" w:cs="Times New Roman" w:hint="eastAsia"/>
          <w:sz w:val="24"/>
          <w:szCs w:val="24"/>
        </w:rPr>
        <w:t>前列腺特异性抗原（</w:t>
      </w:r>
      <w:r w:rsidR="00891551">
        <w:rPr>
          <w:rFonts w:ascii="Times New Roman" w:eastAsia="宋体" w:hAnsi="Times New Roman" w:cs="Times New Roman" w:hint="eastAsia"/>
          <w:sz w:val="24"/>
          <w:szCs w:val="24"/>
        </w:rPr>
        <w:t>P</w:t>
      </w:r>
      <w:r w:rsidR="00891551">
        <w:rPr>
          <w:rFonts w:ascii="Times New Roman" w:eastAsia="宋体" w:hAnsi="Times New Roman" w:cs="Times New Roman"/>
          <w:sz w:val="24"/>
          <w:szCs w:val="24"/>
        </w:rPr>
        <w:t>SA</w:t>
      </w:r>
      <w:r w:rsidR="00891551">
        <w:rPr>
          <w:rFonts w:ascii="Times New Roman" w:eastAsia="宋体" w:hAnsi="Times New Roman" w:cs="Times New Roman" w:hint="eastAsia"/>
          <w:sz w:val="24"/>
          <w:szCs w:val="24"/>
        </w:rPr>
        <w:t>）</w:t>
      </w:r>
      <w:r w:rsidR="009C1CBC">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&lt;EndNote&gt;&lt;Cite&gt;&lt;Author&gt;Wang&lt;/Author&gt;&lt;Year&gt;2023&lt;/Year&gt;&lt;RecNum&gt;426&lt;/RecNum&gt;&lt;DisplayText&gt;[18]&lt;/DisplayText&gt;&lt;record&gt;&lt;rec-number&gt;426&lt;/rec-number&gt;&lt;foreign-keys&gt;&lt;key app="EN" db-id="wfpvea5w2st2f2e00x4pe9ah5s9sdtta05r5" timestamp="1694142516"&gt;426&lt;/key&gt;&lt;key app="ENWeb" db-id=""&gt;0&lt;/key&gt;&lt;/foreign-keys&gt;&lt;ref-type name="Journal Article"&gt;17&lt;/ref-type&gt;&lt;contributors&gt;&lt;authors&gt;&lt;author&gt;Wang, Biao&lt;/author&gt;&lt;author&gt;Yan, Qi&lt;/author&gt;&lt;author&gt;Duolihong, Bawurejiang&lt;/author&gt;&lt;author&gt;Ma, Xiangdong&lt;/author&gt;&lt;author&gt;Xia, Xiaohong&lt;/author&gt;&lt;/authors&gt;&lt;/contributors&gt;&lt;titles&gt;&lt;title&gt;Dual-signal electrochemical immunosensor based on the water electrolysis signals of (NiFeCo)2P@Au/CeO2 nanocomposites: Application for prostate-specific antigen detection&lt;/title&gt;&lt;secondary-title&gt;Applied Surface Science&lt;/secondary-title&gt;&lt;/titles&gt;&lt;periodical&gt;&lt;full-title&gt;Applied Surface Science&lt;/full-title&gt;&lt;abbr-1&gt;Appl Surf Sci&lt;/abbr-1&gt;&lt;/periodical&gt;&lt;pages&gt;158101&lt;/pages&gt;&lt;volume&gt;638&lt;/volume&gt;&lt;dates&gt;&lt;year&gt;2023&lt;/year&gt;&lt;/dates&gt;&lt;isbn&gt;01694332&lt;/isbn&gt;&lt;urls&gt;&lt;/urls&gt;&lt;electronic-resource-num&gt;10.1016/j.apsusc.2023.158101&lt;/electronic-resource-num&gt;&lt;/record&gt;&lt;/Cite&gt;&lt;/EndNote&gt;</w:instrText>
      </w:r>
      <w:r w:rsidR="009C1CB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[18]</w:t>
      </w:r>
      <w:r w:rsidR="009C1CBC">
        <w:rPr>
          <w:rFonts w:ascii="Times New Roman" w:eastAsia="宋体" w:hAnsi="Times New Roman" w:cs="Times New Roman"/>
          <w:sz w:val="24"/>
          <w:szCs w:val="24"/>
        </w:rPr>
        <w:fldChar w:fldCharType="end"/>
      </w:r>
      <w:r w:rsidR="00933574">
        <w:rPr>
          <w:rFonts w:ascii="Times New Roman" w:eastAsia="宋体" w:hAnsi="Times New Roman" w:cs="Times New Roman" w:hint="eastAsia"/>
          <w:sz w:val="24"/>
          <w:szCs w:val="24"/>
        </w:rPr>
        <w:t>、</w:t>
      </w:r>
      <w:r w:rsidR="00DE1244" w:rsidRPr="00DE1244">
        <w:rPr>
          <w:rFonts w:ascii="Times New Roman" w:eastAsia="宋体" w:hAnsi="Times New Roman" w:cs="Times New Roman" w:hint="eastAsia"/>
          <w:sz w:val="24"/>
          <w:szCs w:val="24"/>
        </w:rPr>
        <w:t>糖类抗原</w:t>
      </w:r>
      <w:r w:rsidR="00DE1244" w:rsidRPr="00DE1244">
        <w:rPr>
          <w:rFonts w:ascii="Times New Roman" w:eastAsia="宋体" w:hAnsi="Times New Roman" w:cs="Times New Roman"/>
          <w:sz w:val="24"/>
          <w:szCs w:val="24"/>
        </w:rPr>
        <w:t>72-4</w:t>
      </w:r>
      <w:r w:rsidR="00DE1244" w:rsidRPr="00DE1244">
        <w:rPr>
          <w:rFonts w:ascii="Times New Roman" w:eastAsia="宋体" w:hAnsi="Times New Roman" w:cs="Times New Roman"/>
          <w:sz w:val="24"/>
          <w:szCs w:val="24"/>
        </w:rPr>
        <w:t>（</w:t>
      </w:r>
      <w:r w:rsidR="00DE1244" w:rsidRPr="00DE1244">
        <w:rPr>
          <w:rFonts w:ascii="Times New Roman" w:eastAsia="宋体" w:hAnsi="Times New Roman" w:cs="Times New Roman"/>
          <w:sz w:val="24"/>
          <w:szCs w:val="24"/>
        </w:rPr>
        <w:t>CA72-4</w:t>
      </w:r>
      <w:r w:rsidR="00DE1244" w:rsidRPr="00DE1244">
        <w:rPr>
          <w:rFonts w:ascii="Times New Roman" w:eastAsia="宋体" w:hAnsi="Times New Roman" w:cs="Times New Roman"/>
          <w:sz w:val="24"/>
          <w:szCs w:val="24"/>
        </w:rPr>
        <w:t>）</w:t>
      </w:r>
      <w:r w:rsidR="009C1CBC">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&lt;EndNote&gt;&lt;Cite&gt;&lt;Author&gt;Wu&lt;/Author&gt;&lt;Year&gt;2015&lt;/Year&gt;&lt;RecNum&gt;430&lt;/RecNum&gt;&lt;DisplayText&gt;[19]&lt;/DisplayText&gt;&lt;record&gt;&lt;rec-number&gt;430&lt;/rec-number&gt;&lt;foreign-keys&gt;&lt;key app="EN" db-id="wfpvea5w2st2f2e00x4pe9ah5s9sdtta05r5" timestamp="1694507956"&gt;430&lt;/key&gt;&lt;key app="ENWeb" db-id=""&gt;0&lt;/key&gt;&lt;/foreign-keys&gt;&lt;ref-type name="Journal Article"&gt;17&lt;/ref-type&gt;&lt;contributors&gt;&lt;authors&gt;&lt;author&gt;Wu, Dan&lt;/author&gt;&lt;author&gt;Guo, Zhankui&lt;/author&gt;&lt;author&gt;Liu, Yixin&lt;/author&gt;&lt;author&gt;Guo, Aiping&lt;/author&gt;&lt;author&gt;Lou, Wanruo&lt;/author&gt;&lt;author&gt;Fan, Dawei&lt;/author&gt;&lt;author&gt;Wei, Qin&lt;/author&gt;&lt;/authors&gt;&lt;/contributors&gt;&lt;titles&gt;&lt;title&gt;Sandwich-type electrochemical immunosensor using dumbbell-like nanoparticles for the determination of gastric cancer biomarker CA72-4&lt;/title&gt;&lt;secondary-title&gt;Talanta&lt;/secondary-title&gt;&lt;/titles&gt;&lt;periodical&gt;&lt;full-title&gt;Talanta&lt;/full-title&gt;&lt;/periodical&gt;&lt;pages&gt;305-309&lt;/pages&gt;&lt;volume&gt;134&lt;/volume&gt;&lt;dates&gt;&lt;year&gt;2015&lt;/year&gt;&lt;/dates&gt;&lt;isbn&gt;00399140&lt;/isbn&gt;&lt;urls&gt;&lt;/urls&gt;&lt;electronic-resource-num&gt;10.1016/j.talanta.2014.11.025&lt;/electronic-resource-num&gt;&lt;/record&gt;&lt;/Cite&gt;&lt;/EndNote&gt;</w:instrText>
      </w:r>
      <w:r w:rsidR="009C1CB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[19]</w:t>
      </w:r>
      <w:r w:rsidR="009C1CBC">
        <w:rPr>
          <w:rFonts w:ascii="Times New Roman" w:eastAsia="宋体" w:hAnsi="Times New Roman" w:cs="Times New Roman"/>
          <w:sz w:val="24"/>
          <w:szCs w:val="24"/>
        </w:rPr>
        <w:fldChar w:fldCharType="end"/>
      </w:r>
      <w:r w:rsidR="00DE1244" w:rsidRPr="00DE1244">
        <w:rPr>
          <w:rFonts w:ascii="Times New Roman" w:eastAsia="宋体" w:hAnsi="Times New Roman" w:cs="Times New Roman"/>
          <w:sz w:val="24"/>
          <w:szCs w:val="24"/>
        </w:rPr>
        <w:t>、人类表皮生长因子受体</w:t>
      </w:r>
      <w:r w:rsidR="00DE1244" w:rsidRPr="00DE1244">
        <w:rPr>
          <w:rFonts w:ascii="Times New Roman" w:eastAsia="宋体" w:hAnsi="Times New Roman" w:cs="Times New Roman"/>
          <w:sz w:val="24"/>
          <w:szCs w:val="24"/>
        </w:rPr>
        <w:t>2</w:t>
      </w:r>
      <w:r w:rsidR="00DE1244" w:rsidRPr="00DE1244">
        <w:rPr>
          <w:rFonts w:ascii="Times New Roman" w:eastAsia="宋体" w:hAnsi="Times New Roman" w:cs="Times New Roman"/>
          <w:sz w:val="24"/>
          <w:szCs w:val="24"/>
        </w:rPr>
        <w:t>的细胞外段（</w:t>
      </w:r>
      <w:r w:rsidR="00DE1244" w:rsidRPr="00DE1244">
        <w:rPr>
          <w:rFonts w:ascii="Times New Roman" w:eastAsia="宋体" w:hAnsi="Times New Roman" w:cs="Times New Roman"/>
          <w:sz w:val="24"/>
          <w:szCs w:val="24"/>
        </w:rPr>
        <w:t>HER2-ECD</w:t>
      </w:r>
      <w:r w:rsidR="00DE1244" w:rsidRPr="00DE1244">
        <w:rPr>
          <w:rFonts w:ascii="Times New Roman" w:eastAsia="宋体" w:hAnsi="Times New Roman" w:cs="Times New Roman"/>
          <w:sz w:val="24"/>
          <w:szCs w:val="24"/>
        </w:rPr>
        <w:t>）</w:t>
      </w:r>
      <w:r w:rsidR="009C1CBC">
        <w:rPr>
          <w:rFonts w:ascii="Times New Roman" w:eastAsia="宋体" w:hAnsi="Times New Roman" w:cs="Times New Roman"/>
          <w:sz w:val="24"/>
          <w:szCs w:val="24"/>
        </w:rPr>
        <w:fldChar w:fldCharType="begin"/>
      </w:r>
      <w:r w:rsidR="00FB3B20">
        <w:rPr>
          <w:rFonts w:ascii="Times New Roman" w:eastAsia="宋体" w:hAnsi="Times New Roman" w:cs="Times New Roman"/>
          <w:sz w:val="24"/>
          <w:szCs w:val="24"/>
        </w:rPr>
        <w:instrText xml:space="preserve"> ADDIN EN.CITE &lt;EndNote&gt;&lt;Cite&gt;&lt;Author&gt;Freitas&lt;/Author&gt;&lt;Year&gt;2020&lt;/Year&gt;&lt;RecNum&gt;432&lt;/RecNum&gt;&lt;DisplayText&gt;[20]&lt;/DisplayText&gt;&lt;record&gt;&lt;rec-number&gt;432&lt;/rec-number&gt;&lt;foreign-keys&gt;&lt;key app="EN" db-id="wfpvea5w2st2f2e00x4pe9ah5s9sdtta05r5" timestamp="1694508251"&gt;432&lt;/key&gt;&lt;key app="ENWeb" db-id=""&gt;0&lt;/key&gt;&lt;/foreign-keys&gt;&lt;ref-type name="Journal Article"&gt;17&lt;/ref-type&gt;&lt;contributors&gt;&lt;authors&gt;&lt;author&gt;Freitas, Maria&lt;/author&gt;&lt;author&gt;Nouws, Henri P. A.&lt;/author&gt;&lt;author&gt;Keating, Elisa&lt;/author&gt;&lt;author&gt;Fernandes, Virginia Cruz&lt;/author&gt;&lt;author&gt;Delerue-Matos, Cristina&lt;/author&gt;&lt;/authors&gt;&lt;/contributors&gt;&lt;titles&gt;&lt;title&gt;Immunomagnetic bead-based bioassay for the voltammetric analysis of the breast cancer biomarker HER2-ECD and tumour cells using quantum dots as detection labels&lt;/title&gt;&lt;secondary-title&gt;Microchimica Acta&lt;/secondary-title&gt;&lt;/titles&gt;&lt;periodical&gt;&lt;full-title&gt;Microchimica Acta&lt;/full-title&gt;&lt;/periodical&gt;&lt;pages&gt;184&lt;/pages&gt;&lt;volume&gt;187&lt;/volume&gt;&lt;number&gt;3&lt;/number&gt;&lt;dates&gt;&lt;year&gt;2020&lt;/year&gt;&lt;/dates&gt;&lt;isbn&gt;0026-3672&amp;#xD;1436-5073&lt;/isbn&gt;&lt;urls&gt;&lt;/urls&gt;&lt;electronic-resource-num&gt;10.1007/s00604-020-4156-4&lt;/electronic-resource-num&gt;&lt;/record&gt;&lt;/Cite&gt;&lt;/EndNote&gt;</w:instrText>
      </w:r>
      <w:r w:rsidR="009C1CB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[20]</w:t>
      </w:r>
      <w:r w:rsidR="009C1CBC">
        <w:rPr>
          <w:rFonts w:ascii="Times New Roman" w:eastAsia="宋体" w:hAnsi="Times New Roman" w:cs="Times New Roman"/>
          <w:sz w:val="24"/>
          <w:szCs w:val="24"/>
        </w:rPr>
        <w:fldChar w:fldCharType="end"/>
      </w:r>
      <w:r w:rsidR="00DE1244" w:rsidRPr="00DE1244">
        <w:rPr>
          <w:rFonts w:ascii="Times New Roman" w:eastAsia="宋体" w:hAnsi="Times New Roman" w:cs="Times New Roman"/>
          <w:sz w:val="24"/>
          <w:szCs w:val="24"/>
        </w:rPr>
        <w:t>、细胞角蛋白片段抗原</w:t>
      </w:r>
      <w:r w:rsidR="00DE1244" w:rsidRPr="00DE1244">
        <w:rPr>
          <w:rFonts w:ascii="Times New Roman" w:eastAsia="宋体" w:hAnsi="Times New Roman" w:cs="Times New Roman"/>
          <w:sz w:val="24"/>
          <w:szCs w:val="24"/>
        </w:rPr>
        <w:t>21-1</w:t>
      </w:r>
      <w:r w:rsidR="00DE1244" w:rsidRPr="00DE1244">
        <w:rPr>
          <w:rFonts w:ascii="Times New Roman" w:eastAsia="宋体" w:hAnsi="Times New Roman" w:cs="Times New Roman"/>
          <w:sz w:val="24"/>
          <w:szCs w:val="24"/>
        </w:rPr>
        <w:t>（</w:t>
      </w:r>
      <w:r w:rsidR="00DE1244" w:rsidRPr="00DE1244">
        <w:rPr>
          <w:rFonts w:ascii="Times New Roman" w:eastAsia="宋体" w:hAnsi="Times New Roman" w:cs="Times New Roman"/>
          <w:sz w:val="24"/>
          <w:szCs w:val="24"/>
        </w:rPr>
        <w:t>CYFRA21-1</w:t>
      </w:r>
      <w:r w:rsidR="00DE1244" w:rsidRPr="00DE1244">
        <w:rPr>
          <w:rFonts w:ascii="Times New Roman" w:eastAsia="宋体" w:hAnsi="Times New Roman" w:cs="Times New Roman"/>
          <w:sz w:val="24"/>
          <w:szCs w:val="24"/>
        </w:rPr>
        <w:t>）</w:t>
      </w:r>
      <w:r w:rsidR="009C1CBC">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&lt;EndNote&gt;&lt;Cite&gt;&lt;Author&gt;Cheng&lt;/Author&gt;&lt;Year&gt;2021&lt;/Year&gt;&lt;RecNum&gt;433&lt;/RecNum&gt;&lt;DisplayText&gt;[21]&lt;/DisplayText&gt;&lt;record&gt;&lt;rec-number&gt;433&lt;/rec-number&gt;&lt;foreign-keys&gt;&lt;key app="EN" db-id="wfpvea5w2st2f2e00x4pe9ah5s9sdtta05r5" timestamp="1694508416"&gt;433&lt;/key&gt;&lt;key app="ENWeb" db-id=""&gt;0&lt;/key&gt;&lt;/foreign-keys&gt;&lt;ref-type name="Journal Article"&gt;17&lt;/ref-type&gt;&lt;contributors&gt;&lt;authors&gt;&lt;author&gt;Cheng, Jiamin&lt;/author&gt;&lt;author&gt;Hu, Kai&lt;/author&gt;&lt;author&gt;Liu, Qianrui&lt;/author&gt;&lt;author&gt;Liu, Yanju&lt;/author&gt;&lt;author&gt;Yang, Huaixia&lt;/author&gt;&lt;author&gt;Kong, Jinming&lt;/author&gt;&lt;/authors&gt;&lt;/contributors&gt;&lt;titles&gt;&lt;title&gt;Electrochemical ultrasensitive detection of CYFRA21-1 using Ti3C2Tx-MXene as enhancer and covalent organic frameworks as labels&lt;/title&gt;&lt;secondary-title&gt;Analytical and Bioanalytical Chemistry&lt;/secondary-title&gt;&lt;/titles&gt;&lt;periodical&gt;&lt;full-title&gt;Analytical and Bioanalytical Chemistry&lt;/full-title&gt;&lt;/periodical&gt;&lt;pages&gt;2543-2551&lt;/pages&gt;&lt;volume&gt;413&lt;/volume&gt;&lt;number&gt;9&lt;/number&gt;&lt;dates&gt;&lt;year&gt;2021&lt;/year&gt;&lt;/dates&gt;&lt;isbn&gt;1618-2642&amp;#xD;1618-2650&lt;/isbn&gt;&lt;urls&gt;&lt;/urls&gt;&lt;electronic-resource-num&gt;10.1007/s00216-021-03212-y&lt;/electronic-resource-num&gt;&lt;/record&gt;&lt;/Cite&gt;&lt;/EndNote&gt;</w:instrText>
      </w:r>
      <w:r w:rsidR="009C1CB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[21]</w:t>
      </w:r>
      <w:r w:rsidR="009C1CBC">
        <w:rPr>
          <w:rFonts w:ascii="Times New Roman" w:eastAsia="宋体" w:hAnsi="Times New Roman" w:cs="Times New Roman"/>
          <w:sz w:val="24"/>
          <w:szCs w:val="24"/>
        </w:rPr>
        <w:fldChar w:fldCharType="end"/>
      </w:r>
      <w:r w:rsidR="00DE1244" w:rsidRPr="00DE1244">
        <w:rPr>
          <w:rFonts w:ascii="Times New Roman" w:eastAsia="宋体" w:hAnsi="Times New Roman" w:cs="Times New Roman"/>
          <w:sz w:val="24"/>
          <w:szCs w:val="24"/>
        </w:rPr>
        <w:t>等</w:t>
      </w:r>
      <w:r w:rsidR="00891551">
        <w:rPr>
          <w:rFonts w:ascii="Times New Roman" w:eastAsia="宋体" w:hAnsi="Times New Roman" w:cs="Times New Roman" w:hint="eastAsia"/>
          <w:sz w:val="24"/>
          <w:szCs w:val="24"/>
        </w:rPr>
        <w:t>蛋白质</w:t>
      </w:r>
      <w:r w:rsidR="00DE1244" w:rsidRPr="00DE1244">
        <w:rPr>
          <w:rFonts w:ascii="Times New Roman" w:eastAsia="宋体" w:hAnsi="Times New Roman" w:cs="Times New Roman"/>
          <w:sz w:val="24"/>
          <w:szCs w:val="24"/>
        </w:rPr>
        <w:t>已被用于</w:t>
      </w:r>
      <w:r w:rsidR="00891551">
        <w:rPr>
          <w:rFonts w:ascii="Times New Roman" w:eastAsia="宋体" w:hAnsi="Times New Roman" w:cs="Times New Roman" w:hint="eastAsia"/>
          <w:sz w:val="24"/>
          <w:szCs w:val="24"/>
        </w:rPr>
        <w:t>结直肠癌、肝细胞癌、卵巢癌、前列腺癌（</w:t>
      </w:r>
      <w:proofErr w:type="spellStart"/>
      <w:r w:rsidR="00891551">
        <w:rPr>
          <w:rFonts w:ascii="Times New Roman" w:eastAsia="宋体" w:hAnsi="Times New Roman" w:cs="Times New Roman" w:hint="eastAsia"/>
          <w:sz w:val="24"/>
          <w:szCs w:val="24"/>
        </w:rPr>
        <w:t>P</w:t>
      </w:r>
      <w:r w:rsidR="00891551">
        <w:rPr>
          <w:rFonts w:ascii="Times New Roman" w:eastAsia="宋体" w:hAnsi="Times New Roman" w:cs="Times New Roman"/>
          <w:sz w:val="24"/>
          <w:szCs w:val="24"/>
        </w:rPr>
        <w:t>C</w:t>
      </w:r>
      <w:r w:rsidR="00891551">
        <w:rPr>
          <w:rFonts w:ascii="Times New Roman" w:eastAsia="宋体" w:hAnsi="Times New Roman" w:cs="Times New Roman" w:hint="eastAsia"/>
          <w:sz w:val="24"/>
          <w:szCs w:val="24"/>
        </w:rPr>
        <w:t>a</w:t>
      </w:r>
      <w:proofErr w:type="spellEnd"/>
      <w:r w:rsidR="00891551">
        <w:rPr>
          <w:rFonts w:ascii="Times New Roman" w:eastAsia="宋体" w:hAnsi="Times New Roman" w:cs="Times New Roman" w:hint="eastAsia"/>
          <w:sz w:val="24"/>
          <w:szCs w:val="24"/>
        </w:rPr>
        <w:t>）、</w:t>
      </w:r>
      <w:r w:rsidR="00DE1244" w:rsidRPr="00DE1244">
        <w:rPr>
          <w:rFonts w:ascii="Times New Roman" w:eastAsia="宋体" w:hAnsi="Times New Roman" w:cs="Times New Roman"/>
          <w:sz w:val="24"/>
          <w:szCs w:val="24"/>
        </w:rPr>
        <w:t>胃</w:t>
      </w:r>
      <w:r w:rsidR="00CD2CE9">
        <w:rPr>
          <w:rFonts w:ascii="Times New Roman" w:eastAsia="宋体" w:hAnsi="Times New Roman" w:cs="Times New Roman"/>
          <w:sz w:val="24"/>
          <w:szCs w:val="24"/>
        </w:rPr>
        <w:t>癌、乳腺癌、非小细胞肺癌等许多癌症的检测、早筛或</w:t>
      </w:r>
      <w:del w:id="15" w:author="sor Sen" w:date="2023-09-25T19:17:00Z">
        <w:r w:rsidR="00CD2CE9" w:rsidDel="000F56C3">
          <w:rPr>
            <w:rFonts w:ascii="Times New Roman" w:eastAsia="宋体" w:hAnsi="Times New Roman" w:cs="Times New Roman"/>
            <w:sz w:val="24"/>
            <w:szCs w:val="24"/>
          </w:rPr>
          <w:delText>提供</w:delText>
        </w:r>
      </w:del>
      <w:r w:rsidR="00CD2CE9">
        <w:rPr>
          <w:rFonts w:ascii="Times New Roman" w:eastAsia="宋体" w:hAnsi="Times New Roman" w:cs="Times New Roman"/>
          <w:sz w:val="24"/>
          <w:szCs w:val="24"/>
        </w:rPr>
        <w:t>预后</w:t>
      </w:r>
      <w:ins w:id="16" w:author="sor Sen" w:date="2023-09-25T19:17:00Z">
        <w:r w:rsidR="000F56C3">
          <w:rPr>
            <w:rFonts w:ascii="Times New Roman" w:eastAsia="宋体" w:hAnsi="Times New Roman" w:cs="Times New Roman" w:hint="eastAsia"/>
            <w:sz w:val="24"/>
            <w:szCs w:val="24"/>
          </w:rPr>
          <w:t>情况评估</w:t>
        </w:r>
      </w:ins>
      <w:del w:id="17" w:author="sor Sen" w:date="2023-09-25T19:17:00Z">
        <w:r w:rsidR="00CD2CE9" w:rsidDel="000F56C3">
          <w:rPr>
            <w:rFonts w:ascii="Times New Roman" w:eastAsia="宋体" w:hAnsi="Times New Roman" w:cs="Times New Roman"/>
            <w:sz w:val="24"/>
            <w:szCs w:val="24"/>
          </w:rPr>
          <w:delText>信息</w:delText>
        </w:r>
      </w:del>
      <w:r w:rsidR="00CD2CE9">
        <w:rPr>
          <w:rFonts w:ascii="Times New Roman" w:eastAsia="宋体" w:hAnsi="Times New Roman" w:cs="Times New Roman"/>
          <w:sz w:val="24"/>
          <w:szCs w:val="24"/>
        </w:rPr>
        <w:t>。</w:t>
      </w:r>
      <w:r w:rsidR="00891551" w:rsidRPr="00891551">
        <w:rPr>
          <w:rFonts w:ascii="Times New Roman" w:eastAsia="宋体" w:hAnsi="Times New Roman" w:cs="Times New Roman" w:hint="eastAsia"/>
          <w:sz w:val="24"/>
          <w:szCs w:val="24"/>
        </w:rPr>
        <w:t>下面</w:t>
      </w:r>
      <w:ins w:id="18" w:author="sor Sen" w:date="2023-09-25T19:17:00Z">
        <w:r w:rsidR="000F56C3">
          <w:rPr>
            <w:rFonts w:ascii="Times New Roman" w:eastAsia="宋体" w:hAnsi="Times New Roman" w:cs="Times New Roman" w:hint="eastAsia"/>
            <w:sz w:val="24"/>
            <w:szCs w:val="24"/>
          </w:rPr>
          <w:t>介</w:t>
        </w:r>
      </w:ins>
      <w:r w:rsidR="00891551" w:rsidRPr="00891551">
        <w:rPr>
          <w:rFonts w:ascii="Times New Roman" w:eastAsia="宋体" w:hAnsi="Times New Roman" w:cs="Times New Roman" w:hint="eastAsia"/>
          <w:sz w:val="24"/>
          <w:szCs w:val="24"/>
        </w:rPr>
        <w:t>绍</w:t>
      </w:r>
      <w:r w:rsidR="00891551">
        <w:rPr>
          <w:rFonts w:ascii="Times New Roman" w:eastAsia="宋体" w:hAnsi="Times New Roman" w:cs="Times New Roman" w:hint="eastAsia"/>
          <w:sz w:val="24"/>
          <w:szCs w:val="24"/>
        </w:rPr>
        <w:t>几种癌症生物标志物</w:t>
      </w:r>
      <w:r w:rsidR="008D1EC8">
        <w:rPr>
          <w:rFonts w:ascii="Times New Roman" w:eastAsia="宋体" w:hAnsi="Times New Roman" w:cs="Times New Roman" w:hint="eastAsia"/>
          <w:sz w:val="24"/>
          <w:szCs w:val="24"/>
        </w:rPr>
        <w:t>检测用</w:t>
      </w:r>
      <w:r w:rsidR="00891551">
        <w:rPr>
          <w:rFonts w:ascii="Times New Roman" w:eastAsia="宋体" w:hAnsi="Times New Roman" w:cs="Times New Roman" w:hint="eastAsia"/>
          <w:sz w:val="24"/>
          <w:szCs w:val="24"/>
        </w:rPr>
        <w:t>电化学</w:t>
      </w:r>
      <w:r w:rsidR="008D1EC8">
        <w:rPr>
          <w:rFonts w:ascii="Times New Roman" w:eastAsia="宋体" w:hAnsi="Times New Roman" w:cs="Times New Roman" w:hint="eastAsia"/>
          <w:sz w:val="24"/>
          <w:szCs w:val="24"/>
        </w:rPr>
        <w:t>生物传感器</w:t>
      </w:r>
      <w:r w:rsidR="00891551">
        <w:rPr>
          <w:rFonts w:ascii="Times New Roman" w:eastAsia="宋体" w:hAnsi="Times New Roman" w:cs="Times New Roman" w:hint="eastAsia"/>
          <w:sz w:val="24"/>
          <w:szCs w:val="24"/>
        </w:rPr>
        <w:t>。</w:t>
      </w:r>
    </w:p>
    <w:p w:rsidR="006C51BF" w:rsidRDefault="00D51E27" w:rsidP="002F4FE8">
      <w:pPr>
        <w:spacing w:line="360" w:lineRule="auto"/>
        <w:ind w:firstLineChars="200" w:firstLine="480"/>
        <w:rPr>
          <w:rFonts w:ascii="Times New Roman" w:eastAsia="宋体" w:hAnsi="Times New Roman" w:cs="Times New Roman"/>
          <w:sz w:val="24"/>
          <w:szCs w:val="24"/>
        </w:rPr>
      </w:pPr>
      <w:r w:rsidRPr="00D51E27">
        <w:rPr>
          <w:rFonts w:ascii="Times New Roman" w:eastAsia="宋体" w:hAnsi="Times New Roman" w:cs="Times New Roman"/>
          <w:sz w:val="24"/>
          <w:szCs w:val="24"/>
        </w:rPr>
        <w:t>癌胚抗原（</w:t>
      </w:r>
      <w:r w:rsidRPr="00D51E27">
        <w:rPr>
          <w:rFonts w:ascii="Times New Roman" w:eastAsia="宋体" w:hAnsi="Times New Roman" w:cs="Times New Roman"/>
          <w:sz w:val="24"/>
          <w:szCs w:val="24"/>
        </w:rPr>
        <w:t>Carcinoembryonic antigen</w:t>
      </w:r>
      <w:r w:rsidR="00B83FFE">
        <w:rPr>
          <w:rFonts w:ascii="Times New Roman" w:eastAsia="宋体" w:hAnsi="Times New Roman" w:cs="Times New Roman"/>
          <w:sz w:val="24"/>
          <w:szCs w:val="24"/>
        </w:rPr>
        <w:t>, CEA</w:t>
      </w:r>
      <w:r w:rsidRPr="00D51E27">
        <w:rPr>
          <w:rFonts w:ascii="Times New Roman" w:eastAsia="宋体" w:hAnsi="Times New Roman" w:cs="Times New Roman"/>
          <w:sz w:val="24"/>
          <w:szCs w:val="24"/>
        </w:rPr>
        <w:t>）</w:t>
      </w:r>
      <w:r w:rsidR="00B83FFE">
        <w:rPr>
          <w:rFonts w:ascii="Times New Roman" w:eastAsia="宋体" w:hAnsi="Times New Roman" w:cs="Times New Roman" w:hint="eastAsia"/>
          <w:sz w:val="24"/>
          <w:szCs w:val="24"/>
        </w:rPr>
        <w:t>是结直肠癌组织中产生的一种酸性糖蛋白，分子量约为</w:t>
      </w:r>
      <w:r w:rsidR="00B83FFE">
        <w:rPr>
          <w:rFonts w:ascii="Times New Roman" w:eastAsia="宋体" w:hAnsi="Times New Roman" w:cs="Times New Roman" w:hint="eastAsia"/>
          <w:sz w:val="24"/>
          <w:szCs w:val="24"/>
        </w:rPr>
        <w:t>2</w:t>
      </w:r>
      <w:r w:rsidR="00B83FFE">
        <w:rPr>
          <w:rFonts w:ascii="Times New Roman" w:eastAsia="宋体" w:hAnsi="Times New Roman" w:cs="Times New Roman"/>
          <w:sz w:val="24"/>
          <w:szCs w:val="24"/>
        </w:rPr>
        <w:t xml:space="preserve">00 </w:t>
      </w:r>
      <w:proofErr w:type="spellStart"/>
      <w:r w:rsidR="00B83FFE">
        <w:rPr>
          <w:rFonts w:ascii="Times New Roman" w:eastAsia="宋体" w:hAnsi="Times New Roman" w:cs="Times New Roman" w:hint="eastAsia"/>
          <w:sz w:val="24"/>
          <w:szCs w:val="24"/>
        </w:rPr>
        <w:t>k</w:t>
      </w:r>
      <w:r w:rsidR="00B83FFE">
        <w:rPr>
          <w:rFonts w:ascii="Times New Roman" w:eastAsia="宋体" w:hAnsi="Times New Roman" w:cs="Times New Roman"/>
          <w:sz w:val="24"/>
          <w:szCs w:val="24"/>
        </w:rPr>
        <w:t>D</w:t>
      </w:r>
      <w:r w:rsidR="00B83FFE">
        <w:rPr>
          <w:rFonts w:ascii="Times New Roman" w:eastAsia="宋体" w:hAnsi="Times New Roman" w:cs="Times New Roman" w:hint="eastAsia"/>
          <w:sz w:val="24"/>
          <w:szCs w:val="24"/>
        </w:rPr>
        <w:t>a</w:t>
      </w:r>
      <w:proofErr w:type="spellEnd"/>
      <w:r w:rsidR="00B83FFE">
        <w:rPr>
          <w:rFonts w:ascii="Times New Roman" w:eastAsia="宋体" w:hAnsi="Times New Roman" w:cs="Times New Roman" w:hint="eastAsia"/>
          <w:sz w:val="24"/>
          <w:szCs w:val="24"/>
        </w:rPr>
        <w:t>。</w:t>
      </w:r>
      <w:r w:rsidR="00B83FFE">
        <w:rPr>
          <w:rFonts w:ascii="Times New Roman" w:eastAsia="宋体" w:hAnsi="Times New Roman" w:cs="Times New Roman"/>
          <w:sz w:val="24"/>
          <w:szCs w:val="24"/>
        </w:rPr>
        <w:t>CEA</w:t>
      </w:r>
      <w:r w:rsidR="00B83FFE">
        <w:rPr>
          <w:rFonts w:ascii="Times New Roman" w:eastAsia="宋体" w:hAnsi="Times New Roman" w:cs="Times New Roman" w:hint="eastAsia"/>
          <w:sz w:val="24"/>
          <w:szCs w:val="24"/>
        </w:rPr>
        <w:t>是一个广谱性肿瘤标志物，</w:t>
      </w:r>
      <w:r w:rsidR="006F305F">
        <w:rPr>
          <w:rFonts w:ascii="Times New Roman" w:eastAsia="宋体" w:hAnsi="Times New Roman" w:cs="Times New Roman" w:hint="eastAsia"/>
          <w:sz w:val="24"/>
          <w:szCs w:val="24"/>
        </w:rPr>
        <w:t>可能是结肠癌、肺癌、卵巢癌、胃癌等疾病的早期指征</w:t>
      </w:r>
      <w:r w:rsidR="0041513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&lt;EndNote&gt;&lt;Cite&gt;&lt;Author&gt;Yu&lt;/Author&gt;&lt;Year&gt;2012&lt;/Year&gt;&lt;RecNum&gt;485&lt;/RecNum&gt;&lt;DisplayText&gt;[15]&lt;/DisplayText&gt;&lt;record&gt;&lt;rec-number&gt;485&lt;/rec-number&gt;&lt;foreign-keys&gt;&lt;key app="EN" db-id="wfpvea5w2st2f2e00x4pe9ah5s9sdtta05r5" timestamp="1695398540"&gt;485&lt;/key&gt;&lt;key app="ENWeb" db-id=""&gt;0&lt;/key&gt;&lt;/foreign-keys&gt;&lt;ref-type name="Journal Article"&gt;17&lt;/ref-type&gt;&lt;contributors&gt;&lt;authors&gt;&lt;author&gt;Yu, Sheng&lt;/author&gt;&lt;author&gt;Cao, Xiaoyu&lt;/author&gt;&lt;author&gt;Yu, Meng&lt;/author&gt;&lt;/authors&gt;&lt;/contributors&gt;&lt;titles&gt;&lt;title&gt;Electrochemical immunoassay based on gold nanoparticles and reduced graphene oxide functionalized carbon ionic liquid electrode&lt;/title&gt;&lt;secondary-title&gt;Microchemical Journal&lt;/secondary-title&gt;&lt;/titles&gt;&lt;periodical&gt;&lt;full-title&gt;Microchemical Journal&lt;/full-title&gt;&lt;abbr-1&gt;Microchem J&lt;/abbr-1&gt;&lt;/periodical&gt;&lt;pages&gt;125-130&lt;/pages&gt;&lt;volume&gt;103&lt;/volume&gt;&lt;dates&gt;&lt;year&gt;2012&lt;/year&gt;&lt;/dates&gt;&lt;isbn&gt;0026265X&lt;/isbn&gt;&lt;urls&gt;&lt;/urls&gt;&lt;electronic-resource-num&gt;10.1016/j.microc.2012.02.002&lt;/electronic-resource-num&gt;&lt;/record&gt;&lt;/Cite&gt;&lt;/EndNote&gt;</w:instrText>
      </w:r>
      <w:r w:rsidR="0041513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[15]</w:t>
      </w:r>
      <w:r w:rsidR="00415132">
        <w:rPr>
          <w:rFonts w:ascii="Times New Roman" w:eastAsia="宋体" w:hAnsi="Times New Roman" w:cs="Times New Roman"/>
          <w:sz w:val="24"/>
          <w:szCs w:val="24"/>
        </w:rPr>
        <w:fldChar w:fldCharType="end"/>
      </w:r>
      <w:r w:rsidR="006F305F">
        <w:rPr>
          <w:rFonts w:ascii="Times New Roman" w:eastAsia="宋体" w:hAnsi="Times New Roman" w:cs="Times New Roman" w:hint="eastAsia"/>
          <w:sz w:val="24"/>
          <w:szCs w:val="24"/>
        </w:rPr>
        <w:t>。因此，灵敏、快速地检测</w:t>
      </w:r>
      <w:r w:rsidR="006F305F">
        <w:rPr>
          <w:rFonts w:ascii="Times New Roman" w:eastAsia="宋体" w:hAnsi="Times New Roman" w:cs="Times New Roman" w:hint="eastAsia"/>
          <w:sz w:val="24"/>
          <w:szCs w:val="24"/>
        </w:rPr>
        <w:t>C</w:t>
      </w:r>
      <w:r w:rsidR="006F305F">
        <w:rPr>
          <w:rFonts w:ascii="Times New Roman" w:eastAsia="宋体" w:hAnsi="Times New Roman" w:cs="Times New Roman"/>
          <w:sz w:val="24"/>
          <w:szCs w:val="24"/>
        </w:rPr>
        <w:t>EA</w:t>
      </w:r>
      <w:r w:rsidR="006F305F">
        <w:rPr>
          <w:rFonts w:ascii="Times New Roman" w:eastAsia="宋体" w:hAnsi="Times New Roman" w:cs="Times New Roman" w:hint="eastAsia"/>
          <w:sz w:val="24"/>
          <w:szCs w:val="24"/>
        </w:rPr>
        <w:t>对于监测癌症</w:t>
      </w:r>
      <w:del w:id="19" w:author="sor Sen" w:date="2023-09-25T19:18:00Z">
        <w:r w:rsidR="006F305F" w:rsidDel="000F56C3">
          <w:rPr>
            <w:rFonts w:ascii="Times New Roman" w:eastAsia="宋体" w:hAnsi="Times New Roman" w:cs="Times New Roman" w:hint="eastAsia"/>
            <w:sz w:val="24"/>
            <w:szCs w:val="24"/>
          </w:rPr>
          <w:delText>进展</w:delText>
        </w:r>
      </w:del>
      <w:ins w:id="20" w:author="sor Sen" w:date="2023-09-25T19:18:00Z">
        <w:r w:rsidR="000F56C3">
          <w:rPr>
            <w:rFonts w:ascii="Times New Roman" w:eastAsia="宋体" w:hAnsi="Times New Roman" w:cs="Times New Roman" w:hint="eastAsia"/>
            <w:sz w:val="24"/>
            <w:szCs w:val="24"/>
          </w:rPr>
          <w:t>发病情况</w:t>
        </w:r>
      </w:ins>
      <w:r w:rsidR="006F305F">
        <w:rPr>
          <w:rFonts w:ascii="Times New Roman" w:eastAsia="宋体" w:hAnsi="Times New Roman" w:cs="Times New Roman" w:hint="eastAsia"/>
          <w:sz w:val="24"/>
          <w:szCs w:val="24"/>
        </w:rPr>
        <w:t>以及判断诊断疗效具有重要意义。</w:t>
      </w:r>
      <w:r w:rsidR="00742796">
        <w:rPr>
          <w:rFonts w:ascii="Times New Roman" w:eastAsia="宋体" w:hAnsi="Times New Roman" w:cs="Times New Roman" w:hint="eastAsia"/>
          <w:sz w:val="24"/>
          <w:szCs w:val="24"/>
        </w:rPr>
        <w:t>如图</w:t>
      </w:r>
      <w:r w:rsidR="00742796">
        <w:rPr>
          <w:rFonts w:ascii="Times New Roman" w:eastAsia="宋体" w:hAnsi="Times New Roman" w:cs="Times New Roman" w:hint="eastAsia"/>
          <w:sz w:val="24"/>
          <w:szCs w:val="24"/>
        </w:rPr>
        <w:t>1a</w:t>
      </w:r>
      <w:r w:rsidR="00742796">
        <w:rPr>
          <w:rFonts w:ascii="Times New Roman" w:eastAsia="宋体" w:hAnsi="Times New Roman" w:cs="Times New Roman" w:hint="eastAsia"/>
          <w:sz w:val="24"/>
          <w:szCs w:val="24"/>
        </w:rPr>
        <w:t>所示，</w:t>
      </w:r>
      <w:r w:rsidR="00F2652A">
        <w:rPr>
          <w:rFonts w:ascii="Times New Roman" w:eastAsia="宋体" w:hAnsi="Times New Roman" w:cs="Times New Roman" w:hint="eastAsia"/>
          <w:sz w:val="24"/>
          <w:szCs w:val="24"/>
        </w:rPr>
        <w:t>Qian</w:t>
      </w:r>
      <w:r w:rsidR="00F2652A">
        <w:rPr>
          <w:rFonts w:ascii="Times New Roman" w:eastAsia="宋体" w:hAnsi="Times New Roman" w:cs="Times New Roman" w:hint="eastAsia"/>
          <w:sz w:val="24"/>
          <w:szCs w:val="24"/>
        </w:rPr>
        <w:t>等人</w:t>
      </w:r>
      <w:r w:rsidR="001272F7">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&lt;EndNote&gt;&lt;Cite&gt;&lt;Author&gt;Lu&lt;/Author&gt;&lt;Year&gt;2014&lt;/Year&gt;&lt;RecNum&gt;419&lt;/RecNum&gt;&lt;DisplayText&gt;[22]&lt;/DisplayText&gt;&lt;record&gt;&lt;rec-number&gt;419&lt;/rec-number&gt;&lt;foreign-keys&gt;&lt;key app="EN" db-id="wfpvea5w2st2f2e00x4pe9ah5s9sdtta05r5" timestamp="1692859215"&gt;419&lt;/key&gt;&lt;key app="ENWeb" db-id=""&gt;0&lt;/key&gt;&lt;/foreign-keys&gt;&lt;ref-type name="Journal Article"&gt;17&lt;/ref-type&gt;&lt;contributors&gt;&lt;authors&gt;&lt;author&gt;Lu, Wenbo&lt;/author&gt;&lt;author&gt;Ge, Juan&lt;/author&gt;&lt;author&gt;Tao, Lin&lt;/author&gt;&lt;author&gt;Cao, Xiaowei&lt;/author&gt;&lt;author&gt;Dong, Jian&lt;/author&gt;&lt;author&gt;Qian, Weiping&lt;/author&gt;&lt;/authors&gt;&lt;/contributors&gt;&lt;titles&gt;&lt;title&gt;Large-scale synthesis of ultrathin Au-Pt nanowires assembled on thionine/graphene with high conductivity and sensitivity for electrochemical immunosensor&lt;/title&gt;&lt;secondary-title&gt;Electrochimica Acta&lt;/secondary-title&gt;&lt;/titles&gt;&lt;periodical&gt;&lt;full-title&gt;Electrochimica Acta&lt;/full-title&gt;&lt;/periodical&gt;&lt;pages&gt;335-343&lt;/pages&gt;&lt;volume&gt;130&lt;/volume&gt;&lt;dates&gt;&lt;year&gt;2014&lt;/year&gt;&lt;/dates&gt;&lt;isbn&gt;00134686&lt;/isbn&gt;&lt;urls&gt;&lt;/urls&gt;&lt;electronic-resource-num&gt;10.1016/j.electacta.2014.03.065&lt;/electronic-resource-num&gt;&lt;/record&gt;&lt;/Cite&gt;&lt;/EndNote&gt;</w:instrText>
      </w:r>
      <w:r w:rsidR="001272F7">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[22]</w:t>
      </w:r>
      <w:r w:rsidR="001272F7">
        <w:rPr>
          <w:rFonts w:ascii="Times New Roman" w:eastAsia="宋体" w:hAnsi="Times New Roman" w:cs="Times New Roman"/>
          <w:sz w:val="24"/>
          <w:szCs w:val="24"/>
        </w:rPr>
        <w:fldChar w:fldCharType="end"/>
      </w:r>
      <w:r w:rsidR="003C1CA6">
        <w:rPr>
          <w:rFonts w:ascii="Times New Roman" w:eastAsia="宋体" w:hAnsi="Times New Roman" w:cs="Times New Roman" w:hint="eastAsia"/>
          <w:sz w:val="24"/>
          <w:szCs w:val="24"/>
        </w:rPr>
        <w:t>开发了一种基于</w:t>
      </w:r>
      <w:r w:rsidR="003C1CA6">
        <w:rPr>
          <w:rFonts w:ascii="Times New Roman" w:eastAsia="宋体" w:hAnsi="Times New Roman" w:cs="Times New Roman" w:hint="eastAsia"/>
          <w:sz w:val="24"/>
          <w:szCs w:val="24"/>
        </w:rPr>
        <w:t>Au</w:t>
      </w:r>
      <w:r w:rsidR="003C1CA6">
        <w:rPr>
          <w:rFonts w:ascii="Times New Roman" w:eastAsia="宋体" w:hAnsi="Times New Roman" w:cs="Times New Roman"/>
          <w:sz w:val="24"/>
          <w:szCs w:val="24"/>
        </w:rPr>
        <w:t>-P</w:t>
      </w:r>
      <w:r w:rsidR="003C1CA6">
        <w:rPr>
          <w:rFonts w:ascii="Times New Roman" w:eastAsia="宋体" w:hAnsi="Times New Roman" w:cs="Times New Roman" w:hint="eastAsia"/>
          <w:sz w:val="24"/>
          <w:szCs w:val="24"/>
        </w:rPr>
        <w:t>t</w:t>
      </w:r>
      <w:proofErr w:type="gramStart"/>
      <w:r w:rsidR="003C1CA6">
        <w:rPr>
          <w:rFonts w:ascii="Times New Roman" w:eastAsia="宋体" w:hAnsi="Times New Roman" w:cs="Times New Roman" w:hint="eastAsia"/>
          <w:sz w:val="24"/>
          <w:szCs w:val="24"/>
        </w:rPr>
        <w:t>纳米线修饰</w:t>
      </w:r>
      <w:proofErr w:type="gramEnd"/>
      <w:r w:rsidR="003C1CA6">
        <w:rPr>
          <w:rFonts w:ascii="Times New Roman" w:eastAsia="宋体" w:hAnsi="Times New Roman" w:cs="Times New Roman" w:hint="eastAsia"/>
          <w:sz w:val="24"/>
          <w:szCs w:val="24"/>
        </w:rPr>
        <w:t>硫氨酸</w:t>
      </w:r>
      <w:r w:rsidR="003C1CA6">
        <w:rPr>
          <w:rFonts w:ascii="Times New Roman" w:eastAsia="宋体" w:hAnsi="Times New Roman" w:cs="Times New Roman" w:hint="eastAsia"/>
          <w:sz w:val="24"/>
          <w:szCs w:val="24"/>
        </w:rPr>
        <w:t>/</w:t>
      </w:r>
      <w:r w:rsidR="003C1CA6">
        <w:rPr>
          <w:rFonts w:ascii="Times New Roman" w:eastAsia="宋体" w:hAnsi="Times New Roman" w:cs="Times New Roman" w:hint="eastAsia"/>
          <w:sz w:val="24"/>
          <w:szCs w:val="24"/>
        </w:rPr>
        <w:t>还原氧化石墨烯（</w:t>
      </w:r>
      <w:proofErr w:type="spellStart"/>
      <w:r w:rsidR="003C1CA6">
        <w:rPr>
          <w:rFonts w:ascii="Times New Roman" w:eastAsia="宋体" w:hAnsi="Times New Roman" w:cs="Times New Roman" w:hint="eastAsia"/>
          <w:sz w:val="24"/>
          <w:szCs w:val="24"/>
        </w:rPr>
        <w:t>Au</w:t>
      </w:r>
      <w:r w:rsidR="003C1CA6">
        <w:rPr>
          <w:rFonts w:ascii="Times New Roman" w:eastAsia="宋体" w:hAnsi="Times New Roman" w:cs="Times New Roman"/>
          <w:sz w:val="24"/>
          <w:szCs w:val="24"/>
        </w:rPr>
        <w:t>P</w:t>
      </w:r>
      <w:r w:rsidR="003C1CA6">
        <w:rPr>
          <w:rFonts w:ascii="Times New Roman" w:eastAsia="宋体" w:hAnsi="Times New Roman" w:cs="Times New Roman" w:hint="eastAsia"/>
          <w:sz w:val="24"/>
          <w:szCs w:val="24"/>
        </w:rPr>
        <w:t>t</w:t>
      </w:r>
      <w:r w:rsidR="003C1CA6">
        <w:rPr>
          <w:rFonts w:ascii="Times New Roman" w:eastAsia="宋体" w:hAnsi="Times New Roman" w:cs="Times New Roman"/>
          <w:sz w:val="24"/>
          <w:szCs w:val="24"/>
        </w:rPr>
        <w:t>NW</w:t>
      </w:r>
      <w:r w:rsidR="003C1CA6">
        <w:rPr>
          <w:rFonts w:ascii="Times New Roman" w:eastAsia="宋体" w:hAnsi="Times New Roman" w:cs="Times New Roman" w:hint="eastAsia"/>
          <w:sz w:val="24"/>
          <w:szCs w:val="24"/>
        </w:rPr>
        <w:t>s</w:t>
      </w:r>
      <w:proofErr w:type="spellEnd"/>
      <w:r w:rsidR="003C1CA6">
        <w:rPr>
          <w:rFonts w:ascii="Times New Roman" w:eastAsia="宋体" w:hAnsi="Times New Roman" w:cs="Times New Roman"/>
          <w:sz w:val="24"/>
          <w:szCs w:val="24"/>
        </w:rPr>
        <w:t>/THI/</w:t>
      </w:r>
      <w:proofErr w:type="spellStart"/>
      <w:r w:rsidR="003C1CA6">
        <w:rPr>
          <w:rFonts w:ascii="Times New Roman" w:eastAsia="宋体" w:hAnsi="Times New Roman" w:cs="Times New Roman"/>
          <w:sz w:val="24"/>
          <w:szCs w:val="24"/>
        </w:rPr>
        <w:t>rGO</w:t>
      </w:r>
      <w:proofErr w:type="spellEnd"/>
      <w:r w:rsidR="003C1CA6">
        <w:rPr>
          <w:rFonts w:ascii="Times New Roman" w:eastAsia="宋体" w:hAnsi="Times New Roman" w:cs="Times New Roman" w:hint="eastAsia"/>
          <w:sz w:val="24"/>
          <w:szCs w:val="24"/>
        </w:rPr>
        <w:t>）复合材料的无标记电化学免疫传感器用于</w:t>
      </w:r>
      <w:r w:rsidR="003C1CA6">
        <w:rPr>
          <w:rFonts w:ascii="Times New Roman" w:eastAsia="宋体" w:hAnsi="Times New Roman" w:cs="Times New Roman" w:hint="eastAsia"/>
          <w:sz w:val="24"/>
          <w:szCs w:val="24"/>
        </w:rPr>
        <w:t>C</w:t>
      </w:r>
      <w:r w:rsidR="003C1CA6">
        <w:rPr>
          <w:rFonts w:ascii="Times New Roman" w:eastAsia="宋体" w:hAnsi="Times New Roman" w:cs="Times New Roman"/>
          <w:sz w:val="24"/>
          <w:szCs w:val="24"/>
        </w:rPr>
        <w:t>EA</w:t>
      </w:r>
      <w:r w:rsidR="003C1CA6">
        <w:rPr>
          <w:rFonts w:ascii="Times New Roman" w:eastAsia="宋体" w:hAnsi="Times New Roman" w:cs="Times New Roman" w:hint="eastAsia"/>
          <w:sz w:val="24"/>
          <w:szCs w:val="24"/>
        </w:rPr>
        <w:t>检测。</w:t>
      </w:r>
      <w:proofErr w:type="spellStart"/>
      <w:r w:rsidR="003C1CA6">
        <w:rPr>
          <w:rFonts w:ascii="Times New Roman" w:eastAsia="宋体" w:hAnsi="Times New Roman" w:cs="Times New Roman" w:hint="eastAsia"/>
          <w:sz w:val="24"/>
          <w:szCs w:val="24"/>
        </w:rPr>
        <w:lastRenderedPageBreak/>
        <w:t>Au</w:t>
      </w:r>
      <w:r w:rsidR="003C1CA6">
        <w:rPr>
          <w:rFonts w:ascii="Times New Roman" w:eastAsia="宋体" w:hAnsi="Times New Roman" w:cs="Times New Roman"/>
          <w:sz w:val="24"/>
          <w:szCs w:val="24"/>
        </w:rPr>
        <w:t>P</w:t>
      </w:r>
      <w:r w:rsidR="003C1CA6">
        <w:rPr>
          <w:rFonts w:ascii="Times New Roman" w:eastAsia="宋体" w:hAnsi="Times New Roman" w:cs="Times New Roman" w:hint="eastAsia"/>
          <w:sz w:val="24"/>
          <w:szCs w:val="24"/>
        </w:rPr>
        <w:t>t</w:t>
      </w:r>
      <w:r w:rsidR="003C1CA6">
        <w:rPr>
          <w:rFonts w:ascii="Times New Roman" w:eastAsia="宋体" w:hAnsi="Times New Roman" w:cs="Times New Roman"/>
          <w:sz w:val="24"/>
          <w:szCs w:val="24"/>
        </w:rPr>
        <w:t>NW</w:t>
      </w:r>
      <w:r w:rsidR="003C1CA6">
        <w:rPr>
          <w:rFonts w:ascii="Times New Roman" w:eastAsia="宋体" w:hAnsi="Times New Roman" w:cs="Times New Roman" w:hint="eastAsia"/>
          <w:sz w:val="24"/>
          <w:szCs w:val="24"/>
        </w:rPr>
        <w:t>s</w:t>
      </w:r>
      <w:proofErr w:type="spellEnd"/>
      <w:r w:rsidR="003C1CA6">
        <w:rPr>
          <w:rFonts w:ascii="Times New Roman" w:eastAsia="宋体" w:hAnsi="Times New Roman" w:cs="Times New Roman"/>
          <w:sz w:val="24"/>
          <w:szCs w:val="24"/>
        </w:rPr>
        <w:t>/THI/</w:t>
      </w:r>
      <w:proofErr w:type="spellStart"/>
      <w:r w:rsidR="003C1CA6">
        <w:rPr>
          <w:rFonts w:ascii="Times New Roman" w:eastAsia="宋体" w:hAnsi="Times New Roman" w:cs="Times New Roman"/>
          <w:sz w:val="24"/>
          <w:szCs w:val="24"/>
        </w:rPr>
        <w:t>rGO</w:t>
      </w:r>
      <w:proofErr w:type="spellEnd"/>
      <w:r w:rsidR="003C1CA6">
        <w:rPr>
          <w:rFonts w:ascii="Times New Roman" w:eastAsia="宋体" w:hAnsi="Times New Roman" w:cs="Times New Roman" w:hint="eastAsia"/>
          <w:sz w:val="24"/>
          <w:szCs w:val="24"/>
        </w:rPr>
        <w:t>复合材料</w:t>
      </w:r>
      <w:r w:rsidR="00742796">
        <w:rPr>
          <w:rFonts w:ascii="Times New Roman" w:eastAsia="宋体" w:hAnsi="Times New Roman" w:cs="Times New Roman" w:hint="eastAsia"/>
          <w:sz w:val="24"/>
          <w:szCs w:val="24"/>
        </w:rPr>
        <w:t>（图</w:t>
      </w:r>
      <w:r w:rsidR="00742796">
        <w:rPr>
          <w:rFonts w:ascii="Times New Roman" w:eastAsia="宋体" w:hAnsi="Times New Roman" w:cs="Times New Roman" w:hint="eastAsia"/>
          <w:sz w:val="24"/>
          <w:szCs w:val="24"/>
        </w:rPr>
        <w:t>1b</w:t>
      </w:r>
      <w:r w:rsidR="00742796">
        <w:rPr>
          <w:rFonts w:ascii="Times New Roman" w:eastAsia="宋体" w:hAnsi="Times New Roman" w:cs="Times New Roman" w:hint="eastAsia"/>
          <w:sz w:val="24"/>
          <w:szCs w:val="24"/>
        </w:rPr>
        <w:t>）</w:t>
      </w:r>
      <w:r w:rsidR="003C1CA6">
        <w:rPr>
          <w:rFonts w:ascii="Times New Roman" w:eastAsia="宋体" w:hAnsi="Times New Roman" w:cs="Times New Roman" w:hint="eastAsia"/>
          <w:sz w:val="24"/>
          <w:szCs w:val="24"/>
        </w:rPr>
        <w:t>不仅有利于抗体的固定化，而且有利于电子转移</w:t>
      </w:r>
      <w:r w:rsidR="00742796">
        <w:rPr>
          <w:rFonts w:ascii="Times New Roman" w:eastAsia="宋体" w:hAnsi="Times New Roman" w:cs="Times New Roman" w:hint="eastAsia"/>
          <w:sz w:val="24"/>
          <w:szCs w:val="24"/>
        </w:rPr>
        <w:t>（图</w:t>
      </w:r>
      <w:r w:rsidR="00742796">
        <w:rPr>
          <w:rFonts w:ascii="Times New Roman" w:eastAsia="宋体" w:hAnsi="Times New Roman" w:cs="Times New Roman" w:hint="eastAsia"/>
          <w:sz w:val="24"/>
          <w:szCs w:val="24"/>
        </w:rPr>
        <w:t>1c</w:t>
      </w:r>
      <w:r w:rsidR="00742796">
        <w:rPr>
          <w:rFonts w:ascii="Times New Roman" w:eastAsia="宋体" w:hAnsi="Times New Roman" w:cs="Times New Roman" w:hint="eastAsia"/>
          <w:sz w:val="24"/>
          <w:szCs w:val="24"/>
        </w:rPr>
        <w:t>）</w:t>
      </w:r>
      <w:r w:rsidR="003C1CA6">
        <w:rPr>
          <w:rFonts w:ascii="Times New Roman" w:eastAsia="宋体" w:hAnsi="Times New Roman" w:cs="Times New Roman" w:hint="eastAsia"/>
          <w:sz w:val="24"/>
          <w:szCs w:val="24"/>
        </w:rPr>
        <w:t>。</w:t>
      </w:r>
      <w:r w:rsidR="00683ADA">
        <w:rPr>
          <w:rFonts w:ascii="Times New Roman" w:eastAsia="宋体" w:hAnsi="Times New Roman" w:cs="Times New Roman" w:hint="eastAsia"/>
          <w:sz w:val="24"/>
          <w:szCs w:val="24"/>
        </w:rPr>
        <w:t>该免疫传感器在</w:t>
      </w:r>
      <w:r w:rsidR="00683ADA">
        <w:rPr>
          <w:rFonts w:ascii="Times New Roman" w:eastAsia="宋体" w:hAnsi="Times New Roman" w:cs="Times New Roman" w:hint="eastAsia"/>
          <w:sz w:val="24"/>
          <w:szCs w:val="24"/>
        </w:rPr>
        <w:t>C</w:t>
      </w:r>
      <w:r w:rsidR="00683ADA">
        <w:rPr>
          <w:rFonts w:ascii="Times New Roman" w:eastAsia="宋体" w:hAnsi="Times New Roman" w:cs="Times New Roman"/>
          <w:sz w:val="24"/>
          <w:szCs w:val="24"/>
        </w:rPr>
        <w:t>EA</w:t>
      </w:r>
      <w:r w:rsidR="00683ADA">
        <w:rPr>
          <w:rFonts w:ascii="Times New Roman" w:eastAsia="宋体" w:hAnsi="Times New Roman" w:cs="Times New Roman" w:hint="eastAsia"/>
          <w:sz w:val="24"/>
          <w:szCs w:val="24"/>
        </w:rPr>
        <w:t>检测方面表现出优异的性能，包括低的检测下限（</w:t>
      </w:r>
      <w:r w:rsidR="00683ADA">
        <w:rPr>
          <w:rFonts w:ascii="Times New Roman" w:eastAsia="宋体" w:hAnsi="Times New Roman" w:cs="Times New Roman" w:hint="eastAsia"/>
          <w:sz w:val="24"/>
          <w:szCs w:val="24"/>
        </w:rPr>
        <w:t>6</w:t>
      </w:r>
      <w:r w:rsidR="00683ADA">
        <w:rPr>
          <w:rFonts w:ascii="Times New Roman" w:eastAsia="宋体" w:hAnsi="Times New Roman" w:cs="Times New Roman"/>
          <w:sz w:val="24"/>
          <w:szCs w:val="24"/>
        </w:rPr>
        <w:t xml:space="preserve"> </w:t>
      </w:r>
      <w:proofErr w:type="spellStart"/>
      <w:r w:rsidR="00683ADA">
        <w:rPr>
          <w:rFonts w:ascii="Times New Roman" w:eastAsia="宋体" w:hAnsi="Times New Roman" w:cs="Times New Roman" w:hint="eastAsia"/>
          <w:sz w:val="24"/>
          <w:szCs w:val="24"/>
        </w:rPr>
        <w:t>fg</w:t>
      </w:r>
      <w:proofErr w:type="spellEnd"/>
      <w:r w:rsidR="00683ADA">
        <w:rPr>
          <w:rFonts w:ascii="Times New Roman" w:eastAsia="宋体" w:hAnsi="Times New Roman" w:cs="Times New Roman"/>
          <w:sz w:val="24"/>
          <w:szCs w:val="24"/>
        </w:rPr>
        <w:t xml:space="preserve"> mL</w:t>
      </w:r>
      <w:r w:rsidR="00683ADA" w:rsidRPr="00683ADA">
        <w:rPr>
          <w:rFonts w:ascii="Times New Roman" w:eastAsia="宋体" w:hAnsi="Times New Roman" w:cs="Times New Roman"/>
          <w:sz w:val="24"/>
          <w:szCs w:val="24"/>
          <w:vertAlign w:val="superscript"/>
        </w:rPr>
        <w:t>-1</w:t>
      </w:r>
      <w:r w:rsidR="008F0697" w:rsidRPr="008F0697">
        <w:rPr>
          <w:rFonts w:ascii="Times New Roman" w:eastAsia="宋体" w:hAnsi="Times New Roman" w:cs="Times New Roman" w:hint="eastAsia"/>
          <w:sz w:val="24"/>
          <w:szCs w:val="24"/>
        </w:rPr>
        <w:t>，信噪比为</w:t>
      </w:r>
      <w:r w:rsidR="008F0697" w:rsidRPr="008F0697">
        <w:rPr>
          <w:rFonts w:ascii="Times New Roman" w:eastAsia="宋体" w:hAnsi="Times New Roman" w:cs="Times New Roman" w:hint="eastAsia"/>
          <w:sz w:val="24"/>
          <w:szCs w:val="24"/>
        </w:rPr>
        <w:t>3</w:t>
      </w:r>
      <w:r w:rsidR="008F0697">
        <w:rPr>
          <w:rFonts w:ascii="Times New Roman" w:eastAsia="宋体" w:hAnsi="Times New Roman" w:cs="Times New Roman" w:hint="eastAsia"/>
          <w:sz w:val="24"/>
          <w:szCs w:val="24"/>
        </w:rPr>
        <w:t>时</w:t>
      </w:r>
      <w:r w:rsidR="00683ADA">
        <w:rPr>
          <w:rFonts w:ascii="Times New Roman" w:eastAsia="宋体" w:hAnsi="Times New Roman" w:cs="Times New Roman" w:hint="eastAsia"/>
          <w:sz w:val="24"/>
          <w:szCs w:val="24"/>
        </w:rPr>
        <w:t>）、较好的重复性、稳定性</w:t>
      </w:r>
      <w:r w:rsidR="006C51BF">
        <w:rPr>
          <w:rFonts w:ascii="Times New Roman" w:eastAsia="宋体" w:hAnsi="Times New Roman" w:cs="Times New Roman" w:hint="eastAsia"/>
          <w:sz w:val="24"/>
          <w:szCs w:val="24"/>
        </w:rPr>
        <w:t>和选择性。重要的是，制备的</w:t>
      </w:r>
      <w:r w:rsidR="00683ADA">
        <w:rPr>
          <w:rFonts w:ascii="Times New Roman" w:eastAsia="宋体" w:hAnsi="Times New Roman" w:cs="Times New Roman" w:hint="eastAsia"/>
          <w:sz w:val="24"/>
          <w:szCs w:val="24"/>
        </w:rPr>
        <w:t>免疫传感器</w:t>
      </w:r>
      <w:r w:rsidR="00683ADA" w:rsidRPr="00683ADA">
        <w:rPr>
          <w:rFonts w:ascii="Times New Roman" w:eastAsia="宋体" w:hAnsi="Times New Roman" w:cs="Times New Roman" w:hint="eastAsia"/>
          <w:sz w:val="24"/>
          <w:szCs w:val="24"/>
        </w:rPr>
        <w:t>与已建立的酶联免疫吸附测定</w:t>
      </w:r>
      <w:r w:rsidR="006C51BF">
        <w:rPr>
          <w:rFonts w:ascii="Times New Roman" w:eastAsia="宋体" w:hAnsi="Times New Roman" w:cs="Times New Roman" w:hint="eastAsia"/>
          <w:sz w:val="24"/>
          <w:szCs w:val="24"/>
        </w:rPr>
        <w:t>（</w:t>
      </w:r>
      <w:r w:rsidR="006C51BF">
        <w:rPr>
          <w:rFonts w:ascii="Times New Roman" w:eastAsia="宋体" w:hAnsi="Times New Roman" w:cs="Times New Roman"/>
          <w:sz w:val="24"/>
          <w:szCs w:val="24"/>
        </w:rPr>
        <w:t>ELISA</w:t>
      </w:r>
      <w:r w:rsidR="006C51BF">
        <w:rPr>
          <w:rFonts w:ascii="Times New Roman" w:eastAsia="宋体" w:hAnsi="Times New Roman" w:cs="Times New Roman" w:hint="eastAsia"/>
          <w:sz w:val="24"/>
          <w:szCs w:val="24"/>
        </w:rPr>
        <w:t>）</w:t>
      </w:r>
      <w:r w:rsidR="00683ADA" w:rsidRPr="00683ADA">
        <w:rPr>
          <w:rFonts w:ascii="Times New Roman" w:eastAsia="宋体" w:hAnsi="Times New Roman" w:cs="Times New Roman"/>
          <w:sz w:val="24"/>
          <w:szCs w:val="24"/>
        </w:rPr>
        <w:t>技术进行比较，对</w:t>
      </w:r>
      <w:r w:rsidR="006C51BF">
        <w:rPr>
          <w:rFonts w:ascii="Times New Roman" w:eastAsia="宋体" w:hAnsi="Times New Roman" w:cs="Times New Roman" w:hint="eastAsia"/>
          <w:sz w:val="24"/>
          <w:szCs w:val="24"/>
        </w:rPr>
        <w:t>3</w:t>
      </w:r>
      <w:r w:rsidR="006C51BF">
        <w:rPr>
          <w:rFonts w:ascii="Times New Roman" w:eastAsia="宋体" w:hAnsi="Times New Roman" w:cs="Times New Roman" w:hint="eastAsia"/>
          <w:sz w:val="24"/>
          <w:szCs w:val="24"/>
        </w:rPr>
        <w:t>个</w:t>
      </w:r>
      <w:r w:rsidR="00683ADA" w:rsidRPr="00683ADA">
        <w:rPr>
          <w:rFonts w:ascii="Times New Roman" w:eastAsia="宋体" w:hAnsi="Times New Roman" w:cs="Times New Roman"/>
          <w:sz w:val="24"/>
          <w:szCs w:val="24"/>
        </w:rPr>
        <w:t>人</w:t>
      </w:r>
      <w:r w:rsidR="00683ADA">
        <w:rPr>
          <w:rFonts w:ascii="Times New Roman" w:eastAsia="宋体" w:hAnsi="Times New Roman" w:cs="Times New Roman" w:hint="eastAsia"/>
          <w:sz w:val="24"/>
          <w:szCs w:val="24"/>
        </w:rPr>
        <w:t>体稀释血液</w:t>
      </w:r>
      <w:r w:rsidR="00683ADA" w:rsidRPr="00683ADA">
        <w:rPr>
          <w:rFonts w:ascii="Times New Roman" w:eastAsia="宋体" w:hAnsi="Times New Roman" w:cs="Times New Roman"/>
          <w:sz w:val="24"/>
          <w:szCs w:val="24"/>
        </w:rPr>
        <w:t>样</w:t>
      </w:r>
      <w:r w:rsidR="006C51BF">
        <w:rPr>
          <w:rFonts w:ascii="Times New Roman" w:eastAsia="宋体" w:hAnsi="Times New Roman" w:cs="Times New Roman" w:hint="eastAsia"/>
          <w:sz w:val="24"/>
          <w:szCs w:val="24"/>
        </w:rPr>
        <w:t>本</w:t>
      </w:r>
      <w:r w:rsidR="00683ADA">
        <w:rPr>
          <w:rFonts w:ascii="Times New Roman" w:eastAsia="宋体" w:hAnsi="Times New Roman" w:cs="Times New Roman" w:hint="eastAsia"/>
          <w:sz w:val="24"/>
          <w:szCs w:val="24"/>
        </w:rPr>
        <w:t>中</w:t>
      </w:r>
      <w:r w:rsidR="00683ADA" w:rsidRPr="00683ADA">
        <w:rPr>
          <w:rFonts w:ascii="Times New Roman" w:eastAsia="宋体" w:hAnsi="Times New Roman" w:cs="Times New Roman"/>
          <w:sz w:val="24"/>
          <w:szCs w:val="24"/>
        </w:rPr>
        <w:t>的</w:t>
      </w:r>
      <w:r w:rsidR="00683ADA">
        <w:rPr>
          <w:rFonts w:ascii="Times New Roman" w:eastAsia="宋体" w:hAnsi="Times New Roman" w:cs="Times New Roman" w:hint="eastAsia"/>
          <w:sz w:val="24"/>
          <w:szCs w:val="24"/>
        </w:rPr>
        <w:t>C</w:t>
      </w:r>
      <w:r w:rsidR="00683ADA">
        <w:rPr>
          <w:rFonts w:ascii="Times New Roman" w:eastAsia="宋体" w:hAnsi="Times New Roman" w:cs="Times New Roman"/>
          <w:sz w:val="24"/>
          <w:szCs w:val="24"/>
        </w:rPr>
        <w:t>EA</w:t>
      </w:r>
      <w:r w:rsidR="00683ADA">
        <w:rPr>
          <w:rFonts w:ascii="Times New Roman" w:eastAsia="宋体" w:hAnsi="Times New Roman" w:cs="Times New Roman" w:hint="eastAsia"/>
          <w:sz w:val="24"/>
          <w:szCs w:val="24"/>
        </w:rPr>
        <w:t>进行了测定。结果显示</w:t>
      </w:r>
      <w:r w:rsidR="00683ADA" w:rsidRPr="00683ADA">
        <w:rPr>
          <w:rFonts w:ascii="Times New Roman" w:eastAsia="宋体" w:hAnsi="Times New Roman" w:cs="Times New Roman"/>
          <w:sz w:val="24"/>
          <w:szCs w:val="24"/>
        </w:rPr>
        <w:t>两种方法的</w:t>
      </w:r>
      <w:r w:rsidR="006C51BF">
        <w:rPr>
          <w:rFonts w:ascii="Times New Roman" w:eastAsia="宋体" w:hAnsi="Times New Roman" w:cs="Times New Roman" w:hint="eastAsia"/>
          <w:sz w:val="24"/>
          <w:szCs w:val="24"/>
        </w:rPr>
        <w:t>检测结果</w:t>
      </w:r>
      <w:r w:rsidR="00683ADA" w:rsidRPr="00683ADA">
        <w:rPr>
          <w:rFonts w:ascii="Times New Roman" w:eastAsia="宋体" w:hAnsi="Times New Roman" w:cs="Times New Roman"/>
          <w:sz w:val="24"/>
          <w:szCs w:val="24"/>
        </w:rPr>
        <w:t>相对误差范围为</w:t>
      </w:r>
      <w:r w:rsidR="00683ADA" w:rsidRPr="00683ADA">
        <w:rPr>
          <w:rFonts w:ascii="Times New Roman" w:eastAsia="宋体" w:hAnsi="Times New Roman" w:cs="Times New Roman"/>
          <w:sz w:val="24"/>
          <w:szCs w:val="24"/>
        </w:rPr>
        <w:t>−3.74% ~ 3.59%</w:t>
      </w:r>
      <w:r w:rsidR="00683ADA">
        <w:rPr>
          <w:rFonts w:ascii="Times New Roman" w:eastAsia="宋体" w:hAnsi="Times New Roman" w:cs="Times New Roman" w:hint="eastAsia"/>
          <w:sz w:val="24"/>
          <w:szCs w:val="24"/>
        </w:rPr>
        <w:t>，</w:t>
      </w:r>
      <w:r w:rsidR="00683ADA" w:rsidRPr="00683ADA">
        <w:rPr>
          <w:rFonts w:ascii="Times New Roman" w:eastAsia="宋体" w:hAnsi="Times New Roman" w:cs="Times New Roman"/>
          <w:sz w:val="24"/>
          <w:szCs w:val="24"/>
        </w:rPr>
        <w:t>表明所制备的免疫传感器可应用于</w:t>
      </w:r>
      <w:r w:rsidR="00683ADA" w:rsidRPr="00683ADA">
        <w:rPr>
          <w:rFonts w:ascii="Times New Roman" w:eastAsia="宋体" w:hAnsi="Times New Roman" w:cs="Times New Roman"/>
          <w:sz w:val="24"/>
          <w:szCs w:val="24"/>
        </w:rPr>
        <w:t>CEA</w:t>
      </w:r>
      <w:r w:rsidR="00683ADA" w:rsidRPr="00683ADA">
        <w:rPr>
          <w:rFonts w:ascii="Times New Roman" w:eastAsia="宋体" w:hAnsi="Times New Roman" w:cs="Times New Roman"/>
          <w:sz w:val="24"/>
          <w:szCs w:val="24"/>
        </w:rPr>
        <w:t>的临床检测。</w:t>
      </w:r>
      <w:r w:rsidR="00762810">
        <w:rPr>
          <w:rFonts w:ascii="Times New Roman" w:eastAsia="宋体" w:hAnsi="Times New Roman" w:cs="Times New Roman" w:hint="eastAsia"/>
          <w:sz w:val="24"/>
          <w:szCs w:val="24"/>
        </w:rPr>
        <w:t>Wang</w:t>
      </w:r>
      <w:r w:rsidR="00762810">
        <w:rPr>
          <w:rFonts w:ascii="Times New Roman" w:eastAsia="宋体" w:hAnsi="Times New Roman" w:cs="Times New Roman" w:hint="eastAsia"/>
          <w:sz w:val="24"/>
          <w:szCs w:val="24"/>
        </w:rPr>
        <w:t>等人</w:t>
      </w:r>
      <w:r w:rsidR="00762810">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&lt;EndNote&gt;&lt;Cite&gt;&lt;Author&gt;Wang&lt;/Author&gt;&lt;Year&gt;2022&lt;/Year&gt;&lt;RecNum&gt;415&lt;/RecNum&gt;&lt;DisplayText&gt;[23]&lt;/DisplayText&gt;&lt;record&gt;&lt;rec-number&gt;415&lt;/rec-number&gt;&lt;foreign-keys&gt;&lt;key app="EN" db-id="wfpvea5w2st2f2e00x4pe9ah5s9sdtta05r5" timestamp="1692792652"&gt;415&lt;/key&gt;&lt;key app="ENWeb" db-id=""&gt;0&lt;/key&gt;&lt;/foreign-keys&gt;&lt;ref-type name="Journal Article"&gt;17&lt;/ref-type&gt;&lt;contributors&gt;&lt;authors&gt;&lt;author&gt;Wang, Qi&lt;/author&gt;&lt;author&gt;Xin, Huaqian&lt;/author&gt;&lt;author&gt;Wang, Zhou&lt;/author&gt;&lt;/authors&gt;&lt;/contributors&gt;&lt;titles&gt;&lt;title&gt;Label-Free Immunosensor Based on Polyaniline-Loaded MXene and Gold-Decorated β-Cyclodextrin for Efficient Detection of Carcinoembryonic Antigen&lt;/title&gt;&lt;secondary-title&gt;Biosensors&lt;/secondary-title&gt;&lt;/titles&gt;&lt;periodical&gt;&lt;full-title&gt;Biosensors&lt;/full-title&gt;&lt;/periodical&gt;&lt;pages&gt;657&lt;/pages&gt;&lt;volume&gt;12&lt;/volume&gt;&lt;number&gt;8&lt;/number&gt;&lt;dates&gt;&lt;year&gt;2022&lt;/year&gt;&lt;/dates&gt;&lt;isbn&gt;2079-6374&lt;/isbn&gt;&lt;urls&gt;&lt;/urls&gt;&lt;electronic-resource-num&gt;10.3390/bios12080657&lt;/electronic-resource-num&gt;&lt;/record&gt;&lt;/Cite&gt;&lt;/EndNote&gt;</w:instrText>
      </w:r>
      <w:r w:rsidR="00762810">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[23]</w:t>
      </w:r>
      <w:r w:rsidR="00762810">
        <w:rPr>
          <w:rFonts w:ascii="Times New Roman" w:eastAsia="宋体" w:hAnsi="Times New Roman" w:cs="Times New Roman"/>
          <w:sz w:val="24"/>
          <w:szCs w:val="24"/>
        </w:rPr>
        <w:fldChar w:fldCharType="end"/>
      </w:r>
      <w:r w:rsidR="00FB7620">
        <w:rPr>
          <w:rFonts w:ascii="Times New Roman" w:eastAsia="宋体" w:hAnsi="Times New Roman" w:cs="Times New Roman" w:hint="eastAsia"/>
          <w:sz w:val="24"/>
          <w:szCs w:val="24"/>
        </w:rPr>
        <w:t>从构建高导电性界面和引入合适的生物相容性载体来固定抗体或抗原角度出发，</w:t>
      </w:r>
      <w:r w:rsidR="00042480" w:rsidRPr="00042480">
        <w:rPr>
          <w:rFonts w:ascii="Times New Roman" w:eastAsia="宋体" w:hAnsi="Times New Roman" w:cs="Times New Roman"/>
          <w:sz w:val="24"/>
          <w:szCs w:val="24"/>
        </w:rPr>
        <w:t>将</w:t>
      </w:r>
      <w:r w:rsidR="00042480" w:rsidRPr="00042480">
        <w:rPr>
          <w:rFonts w:ascii="Times New Roman" w:eastAsia="宋体" w:hAnsi="Times New Roman" w:cs="Times New Roman"/>
          <w:sz w:val="24"/>
          <w:szCs w:val="24"/>
        </w:rPr>
        <w:t>Au</w:t>
      </w:r>
      <w:r w:rsidR="00042480" w:rsidRPr="00042480">
        <w:rPr>
          <w:rFonts w:ascii="Times New Roman" w:eastAsia="宋体" w:hAnsi="Times New Roman" w:cs="Times New Roman"/>
          <w:sz w:val="24"/>
          <w:szCs w:val="24"/>
        </w:rPr>
        <w:t>纳米颗粒和</w:t>
      </w:r>
      <w:r w:rsidR="00042480" w:rsidRPr="00042480">
        <w:rPr>
          <w:rFonts w:ascii="Times New Roman" w:eastAsia="宋体" w:hAnsi="Times New Roman" w:cs="Times New Roman"/>
          <w:sz w:val="24"/>
          <w:szCs w:val="24"/>
        </w:rPr>
        <w:t>β-</w:t>
      </w:r>
      <w:r w:rsidR="00042480" w:rsidRPr="00042480">
        <w:rPr>
          <w:rFonts w:ascii="Times New Roman" w:eastAsia="宋体" w:hAnsi="Times New Roman" w:cs="Times New Roman"/>
          <w:sz w:val="24"/>
          <w:szCs w:val="24"/>
        </w:rPr>
        <w:t>环糊精（</w:t>
      </w:r>
      <w:r w:rsidR="00042480" w:rsidRPr="00042480">
        <w:rPr>
          <w:rFonts w:ascii="Times New Roman" w:eastAsia="宋体" w:hAnsi="Times New Roman" w:cs="Times New Roman"/>
          <w:sz w:val="24"/>
          <w:szCs w:val="24"/>
        </w:rPr>
        <w:t>β-CD</w:t>
      </w:r>
      <w:r w:rsidR="00042480" w:rsidRPr="00042480">
        <w:rPr>
          <w:rFonts w:ascii="Times New Roman" w:eastAsia="宋体" w:hAnsi="Times New Roman" w:cs="Times New Roman"/>
          <w:sz w:val="24"/>
          <w:szCs w:val="24"/>
        </w:rPr>
        <w:t>）</w:t>
      </w:r>
      <w:r w:rsidR="00042480">
        <w:rPr>
          <w:rFonts w:ascii="Times New Roman" w:eastAsia="宋体" w:hAnsi="Times New Roman" w:cs="Times New Roman" w:hint="eastAsia"/>
          <w:sz w:val="24"/>
          <w:szCs w:val="24"/>
        </w:rPr>
        <w:t>沉积在聚苯胺（</w:t>
      </w:r>
      <w:r w:rsidR="00042480">
        <w:rPr>
          <w:rFonts w:ascii="Times New Roman" w:eastAsia="宋体" w:hAnsi="Times New Roman" w:cs="Times New Roman" w:hint="eastAsia"/>
          <w:sz w:val="24"/>
          <w:szCs w:val="24"/>
        </w:rPr>
        <w:t>P</w:t>
      </w:r>
      <w:r w:rsidR="00042480">
        <w:rPr>
          <w:rFonts w:ascii="Times New Roman" w:eastAsia="宋体" w:hAnsi="Times New Roman" w:cs="Times New Roman"/>
          <w:sz w:val="24"/>
          <w:szCs w:val="24"/>
        </w:rPr>
        <w:t>ANI</w:t>
      </w:r>
      <w:r w:rsidR="00042480">
        <w:rPr>
          <w:rFonts w:ascii="Times New Roman" w:eastAsia="宋体" w:hAnsi="Times New Roman" w:cs="Times New Roman" w:hint="eastAsia"/>
          <w:sz w:val="24"/>
          <w:szCs w:val="24"/>
        </w:rPr>
        <w:t>）修饰的</w:t>
      </w:r>
      <w:proofErr w:type="spellStart"/>
      <w:r w:rsidR="00042480">
        <w:rPr>
          <w:rFonts w:ascii="Times New Roman" w:eastAsia="宋体" w:hAnsi="Times New Roman" w:cs="Times New Roman" w:hint="eastAsia"/>
          <w:sz w:val="24"/>
          <w:szCs w:val="24"/>
        </w:rPr>
        <w:t>M</w:t>
      </w:r>
      <w:r w:rsidR="00042480">
        <w:rPr>
          <w:rFonts w:ascii="Times New Roman" w:eastAsia="宋体" w:hAnsi="Times New Roman" w:cs="Times New Roman"/>
          <w:sz w:val="24"/>
          <w:szCs w:val="24"/>
        </w:rPr>
        <w:t>X</w:t>
      </w:r>
      <w:r w:rsidR="00042480">
        <w:rPr>
          <w:rFonts w:ascii="Times New Roman" w:eastAsia="宋体" w:hAnsi="Times New Roman" w:cs="Times New Roman" w:hint="eastAsia"/>
          <w:sz w:val="24"/>
          <w:szCs w:val="24"/>
        </w:rPr>
        <w:t>ene</w:t>
      </w:r>
      <w:proofErr w:type="spellEnd"/>
      <w:r w:rsidR="00042480">
        <w:rPr>
          <w:rFonts w:ascii="Times New Roman" w:eastAsia="宋体" w:hAnsi="Times New Roman" w:cs="Times New Roman" w:hint="eastAsia"/>
          <w:sz w:val="24"/>
          <w:szCs w:val="24"/>
        </w:rPr>
        <w:t>上</w:t>
      </w:r>
      <w:r w:rsidR="003F233C">
        <w:rPr>
          <w:rFonts w:ascii="Times New Roman" w:eastAsia="宋体" w:hAnsi="Times New Roman" w:cs="Times New Roman" w:hint="eastAsia"/>
          <w:sz w:val="24"/>
          <w:szCs w:val="24"/>
        </w:rPr>
        <w:t>（</w:t>
      </w:r>
      <w:r w:rsidR="003F233C" w:rsidRPr="003F233C">
        <w:rPr>
          <w:rFonts w:ascii="Times New Roman" w:eastAsia="宋体" w:hAnsi="Times New Roman" w:cs="Times New Roman"/>
          <w:sz w:val="24"/>
          <w:szCs w:val="24"/>
        </w:rPr>
        <w:t>Au-β-CD/</w:t>
      </w:r>
      <w:proofErr w:type="spellStart"/>
      <w:r w:rsidR="003F233C" w:rsidRPr="003F233C">
        <w:rPr>
          <w:rFonts w:ascii="Times New Roman" w:eastAsia="宋体" w:hAnsi="Times New Roman" w:cs="Times New Roman"/>
          <w:sz w:val="24"/>
          <w:szCs w:val="24"/>
        </w:rPr>
        <w:t>MXene@PAN</w:t>
      </w:r>
      <w:r w:rsidR="003F233C">
        <w:rPr>
          <w:rFonts w:ascii="Times New Roman" w:eastAsia="宋体" w:hAnsi="Times New Roman" w:cs="Times New Roman"/>
          <w:sz w:val="24"/>
          <w:szCs w:val="24"/>
        </w:rPr>
        <w:t>I</w:t>
      </w:r>
      <w:proofErr w:type="spellEnd"/>
      <w:r w:rsidR="003F233C">
        <w:rPr>
          <w:rFonts w:ascii="Times New Roman" w:eastAsia="宋体" w:hAnsi="Times New Roman" w:cs="Times New Roman" w:hint="eastAsia"/>
          <w:sz w:val="24"/>
          <w:szCs w:val="24"/>
        </w:rPr>
        <w:t>）</w:t>
      </w:r>
      <w:r w:rsidR="00042480">
        <w:rPr>
          <w:rFonts w:ascii="Times New Roman" w:eastAsia="宋体" w:hAnsi="Times New Roman" w:cs="Times New Roman" w:hint="eastAsia"/>
          <w:sz w:val="24"/>
          <w:szCs w:val="24"/>
        </w:rPr>
        <w:t>，构建了无标记的</w:t>
      </w:r>
      <w:r w:rsidR="00042480">
        <w:rPr>
          <w:rFonts w:ascii="Times New Roman" w:eastAsia="宋体" w:hAnsi="Times New Roman" w:cs="Times New Roman" w:hint="eastAsia"/>
          <w:sz w:val="24"/>
          <w:szCs w:val="24"/>
        </w:rPr>
        <w:t>C</w:t>
      </w:r>
      <w:r w:rsidR="00042480">
        <w:rPr>
          <w:rFonts w:ascii="Times New Roman" w:eastAsia="宋体" w:hAnsi="Times New Roman" w:cs="Times New Roman"/>
          <w:sz w:val="24"/>
          <w:szCs w:val="24"/>
        </w:rPr>
        <w:t>EA</w:t>
      </w:r>
      <w:r w:rsidR="00042480">
        <w:rPr>
          <w:rFonts w:ascii="Times New Roman" w:eastAsia="宋体" w:hAnsi="Times New Roman" w:cs="Times New Roman" w:hint="eastAsia"/>
          <w:sz w:val="24"/>
          <w:szCs w:val="24"/>
        </w:rPr>
        <w:t>检测免疫传感器。由于</w:t>
      </w:r>
      <w:proofErr w:type="spellStart"/>
      <w:r w:rsidR="00042480">
        <w:rPr>
          <w:rFonts w:ascii="Times New Roman" w:eastAsia="宋体" w:hAnsi="Times New Roman" w:cs="Times New Roman" w:hint="eastAsia"/>
          <w:sz w:val="24"/>
          <w:szCs w:val="24"/>
        </w:rPr>
        <w:t>M</w:t>
      </w:r>
      <w:r w:rsidR="00042480">
        <w:rPr>
          <w:rFonts w:ascii="Times New Roman" w:eastAsia="宋体" w:hAnsi="Times New Roman" w:cs="Times New Roman"/>
          <w:sz w:val="24"/>
          <w:szCs w:val="24"/>
        </w:rPr>
        <w:t>X</w:t>
      </w:r>
      <w:r w:rsidR="00042480">
        <w:rPr>
          <w:rFonts w:ascii="Times New Roman" w:eastAsia="宋体" w:hAnsi="Times New Roman" w:cs="Times New Roman" w:hint="eastAsia"/>
          <w:sz w:val="24"/>
          <w:szCs w:val="24"/>
        </w:rPr>
        <w:t>ene</w:t>
      </w:r>
      <w:r w:rsidR="00042480">
        <w:rPr>
          <w:rFonts w:ascii="Times New Roman" w:eastAsia="宋体" w:hAnsi="Times New Roman" w:cs="Times New Roman"/>
          <w:sz w:val="24"/>
          <w:szCs w:val="24"/>
        </w:rPr>
        <w:t>@PANI</w:t>
      </w:r>
      <w:proofErr w:type="spellEnd"/>
      <w:r w:rsidR="00042480">
        <w:rPr>
          <w:rFonts w:ascii="Times New Roman" w:eastAsia="宋体" w:hAnsi="Times New Roman" w:cs="Times New Roman" w:hint="eastAsia"/>
          <w:sz w:val="24"/>
          <w:szCs w:val="24"/>
        </w:rPr>
        <w:t>的高导电性和</w:t>
      </w:r>
      <w:r w:rsidR="00042480">
        <w:rPr>
          <w:rFonts w:ascii="Times New Roman" w:eastAsia="宋体" w:hAnsi="Times New Roman" w:cs="Times New Roman" w:hint="eastAsia"/>
          <w:sz w:val="24"/>
          <w:szCs w:val="24"/>
        </w:rPr>
        <w:t>Au</w:t>
      </w:r>
      <w:r w:rsidR="00042480">
        <w:rPr>
          <w:rFonts w:ascii="Times New Roman" w:eastAsia="宋体" w:hAnsi="Times New Roman" w:cs="Times New Roman"/>
          <w:sz w:val="24"/>
          <w:szCs w:val="24"/>
        </w:rPr>
        <w:t>-</w:t>
      </w:r>
      <w:r w:rsidR="00042480" w:rsidRPr="00042480">
        <w:rPr>
          <w:rFonts w:ascii="Times New Roman" w:eastAsia="宋体" w:hAnsi="Times New Roman" w:cs="Times New Roman"/>
          <w:sz w:val="24"/>
          <w:szCs w:val="24"/>
        </w:rPr>
        <w:t>β-</w:t>
      </w:r>
      <w:r w:rsidR="00042480">
        <w:rPr>
          <w:rFonts w:ascii="Times New Roman" w:eastAsia="宋体" w:hAnsi="Times New Roman" w:cs="Times New Roman"/>
          <w:sz w:val="24"/>
          <w:szCs w:val="24"/>
        </w:rPr>
        <w:t>CD</w:t>
      </w:r>
      <w:r w:rsidR="00042480">
        <w:rPr>
          <w:rFonts w:ascii="Times New Roman" w:eastAsia="宋体" w:hAnsi="Times New Roman" w:cs="Times New Roman" w:hint="eastAsia"/>
          <w:sz w:val="24"/>
          <w:szCs w:val="24"/>
        </w:rPr>
        <w:t>优良的抗体固定能力</w:t>
      </w:r>
      <w:r w:rsidR="003F233C">
        <w:rPr>
          <w:rFonts w:ascii="Times New Roman" w:eastAsia="宋体" w:hAnsi="Times New Roman" w:cs="Times New Roman" w:hint="eastAsia"/>
          <w:sz w:val="24"/>
          <w:szCs w:val="24"/>
        </w:rPr>
        <w:t>，该传感器对</w:t>
      </w:r>
      <w:r w:rsidR="003F233C">
        <w:rPr>
          <w:rFonts w:ascii="Times New Roman" w:eastAsia="宋体" w:hAnsi="Times New Roman" w:cs="Times New Roman" w:hint="eastAsia"/>
          <w:sz w:val="24"/>
          <w:szCs w:val="24"/>
        </w:rPr>
        <w:t>C</w:t>
      </w:r>
      <w:r w:rsidR="003F233C">
        <w:rPr>
          <w:rFonts w:ascii="Times New Roman" w:eastAsia="宋体" w:hAnsi="Times New Roman" w:cs="Times New Roman"/>
          <w:sz w:val="24"/>
          <w:szCs w:val="24"/>
        </w:rPr>
        <w:t>EA</w:t>
      </w:r>
      <w:r w:rsidR="003F233C">
        <w:rPr>
          <w:rFonts w:ascii="Times New Roman" w:eastAsia="宋体" w:hAnsi="Times New Roman" w:cs="Times New Roman" w:hint="eastAsia"/>
          <w:sz w:val="24"/>
          <w:szCs w:val="24"/>
        </w:rPr>
        <w:t>的实际检测范围为</w:t>
      </w:r>
      <w:r w:rsidR="003F233C">
        <w:rPr>
          <w:rFonts w:ascii="Times New Roman" w:eastAsia="宋体" w:hAnsi="Times New Roman" w:cs="Times New Roman" w:hint="eastAsia"/>
          <w:sz w:val="24"/>
          <w:szCs w:val="24"/>
        </w:rPr>
        <w:t>0</w:t>
      </w:r>
      <w:r w:rsidR="003F233C">
        <w:rPr>
          <w:rFonts w:ascii="Times New Roman" w:eastAsia="宋体" w:hAnsi="Times New Roman" w:cs="Times New Roman"/>
          <w:sz w:val="24"/>
          <w:szCs w:val="24"/>
        </w:rPr>
        <w:t xml:space="preserve">.5-350 </w:t>
      </w:r>
      <w:r w:rsidR="003F233C">
        <w:rPr>
          <w:rFonts w:ascii="Times New Roman" w:eastAsia="宋体" w:hAnsi="Times New Roman" w:cs="Times New Roman" w:hint="eastAsia"/>
          <w:sz w:val="24"/>
          <w:szCs w:val="24"/>
        </w:rPr>
        <w:t>ng</w:t>
      </w:r>
      <w:r w:rsidR="003F233C">
        <w:rPr>
          <w:rFonts w:ascii="Times New Roman" w:eastAsia="宋体" w:hAnsi="Times New Roman" w:cs="Times New Roman"/>
          <w:sz w:val="24"/>
          <w:szCs w:val="24"/>
        </w:rPr>
        <w:t>/</w:t>
      </w:r>
      <w:r w:rsidR="003F233C">
        <w:rPr>
          <w:rFonts w:ascii="Times New Roman" w:eastAsia="宋体" w:hAnsi="Times New Roman" w:cs="Times New Roman" w:hint="eastAsia"/>
          <w:sz w:val="24"/>
          <w:szCs w:val="24"/>
        </w:rPr>
        <w:t>m</w:t>
      </w:r>
      <w:r w:rsidR="003F233C">
        <w:rPr>
          <w:rFonts w:ascii="Times New Roman" w:eastAsia="宋体" w:hAnsi="Times New Roman" w:cs="Times New Roman"/>
          <w:sz w:val="24"/>
          <w:szCs w:val="24"/>
        </w:rPr>
        <w:t>L</w:t>
      </w:r>
      <w:r w:rsidR="003F233C">
        <w:rPr>
          <w:rFonts w:ascii="Times New Roman" w:eastAsia="宋体" w:hAnsi="Times New Roman" w:cs="Times New Roman" w:hint="eastAsia"/>
          <w:sz w:val="24"/>
          <w:szCs w:val="24"/>
        </w:rPr>
        <w:t>，检测限为</w:t>
      </w:r>
      <w:r w:rsidR="003F233C">
        <w:rPr>
          <w:rFonts w:ascii="Times New Roman" w:eastAsia="宋体" w:hAnsi="Times New Roman" w:cs="Times New Roman" w:hint="eastAsia"/>
          <w:sz w:val="24"/>
          <w:szCs w:val="24"/>
        </w:rPr>
        <w:t>0</w:t>
      </w:r>
      <w:r w:rsidR="003F233C">
        <w:rPr>
          <w:rFonts w:ascii="Times New Roman" w:eastAsia="宋体" w:hAnsi="Times New Roman" w:cs="Times New Roman"/>
          <w:sz w:val="24"/>
          <w:szCs w:val="24"/>
        </w:rPr>
        <w:t xml:space="preserve">.0429 </w:t>
      </w:r>
      <w:r w:rsidR="003F233C">
        <w:rPr>
          <w:rFonts w:ascii="Times New Roman" w:eastAsia="宋体" w:hAnsi="Times New Roman" w:cs="Times New Roman" w:hint="eastAsia"/>
          <w:sz w:val="24"/>
          <w:szCs w:val="24"/>
        </w:rPr>
        <w:t>ng</w:t>
      </w:r>
      <w:r w:rsidR="003F233C">
        <w:rPr>
          <w:rFonts w:ascii="Times New Roman" w:eastAsia="宋体" w:hAnsi="Times New Roman" w:cs="Times New Roman"/>
          <w:sz w:val="24"/>
          <w:szCs w:val="24"/>
        </w:rPr>
        <w:t>/</w:t>
      </w:r>
      <w:r w:rsidR="003F233C">
        <w:rPr>
          <w:rFonts w:ascii="Times New Roman" w:eastAsia="宋体" w:hAnsi="Times New Roman" w:cs="Times New Roman" w:hint="eastAsia"/>
          <w:sz w:val="24"/>
          <w:szCs w:val="24"/>
        </w:rPr>
        <w:t>m</w:t>
      </w:r>
      <w:r w:rsidR="003F233C">
        <w:rPr>
          <w:rFonts w:ascii="Times New Roman" w:eastAsia="宋体" w:hAnsi="Times New Roman" w:cs="Times New Roman"/>
          <w:sz w:val="24"/>
          <w:szCs w:val="24"/>
        </w:rPr>
        <w:t>L</w:t>
      </w:r>
      <w:r w:rsidR="003F233C">
        <w:rPr>
          <w:rFonts w:ascii="Times New Roman" w:eastAsia="宋体" w:hAnsi="Times New Roman" w:cs="Times New Roman" w:hint="eastAsia"/>
          <w:sz w:val="24"/>
          <w:szCs w:val="24"/>
        </w:rPr>
        <w:t>，并且具有良好的选择性、重复性和稳定性。采用加标回收法研究了传感器在真实人血清中的</w:t>
      </w:r>
      <w:r w:rsidR="003F233C">
        <w:rPr>
          <w:rFonts w:ascii="Times New Roman" w:eastAsia="宋体" w:hAnsi="Times New Roman" w:cs="Times New Roman" w:hint="eastAsia"/>
          <w:sz w:val="24"/>
          <w:szCs w:val="24"/>
        </w:rPr>
        <w:t>C</w:t>
      </w:r>
      <w:r w:rsidR="003F233C">
        <w:rPr>
          <w:rFonts w:ascii="Times New Roman" w:eastAsia="宋体" w:hAnsi="Times New Roman" w:cs="Times New Roman"/>
          <w:sz w:val="24"/>
          <w:szCs w:val="24"/>
        </w:rPr>
        <w:t>EA</w:t>
      </w:r>
      <w:r w:rsidR="00C5429F">
        <w:rPr>
          <w:rFonts w:ascii="Times New Roman" w:eastAsia="宋体" w:hAnsi="Times New Roman" w:cs="Times New Roman" w:hint="eastAsia"/>
          <w:sz w:val="24"/>
          <w:szCs w:val="24"/>
        </w:rPr>
        <w:t>检测</w:t>
      </w:r>
      <w:r w:rsidR="003F233C">
        <w:rPr>
          <w:rFonts w:ascii="Times New Roman" w:eastAsia="宋体" w:hAnsi="Times New Roman" w:cs="Times New Roman" w:hint="eastAsia"/>
          <w:sz w:val="24"/>
          <w:szCs w:val="24"/>
        </w:rPr>
        <w:t>性能，传感器在临床血清样品中的计算回收率为</w:t>
      </w:r>
      <w:r w:rsidR="003F233C">
        <w:rPr>
          <w:rFonts w:ascii="Times New Roman" w:eastAsia="宋体" w:hAnsi="Times New Roman" w:cs="Times New Roman" w:hint="eastAsia"/>
          <w:sz w:val="24"/>
          <w:szCs w:val="24"/>
        </w:rPr>
        <w:t>9</w:t>
      </w:r>
      <w:r w:rsidR="003F233C">
        <w:rPr>
          <w:rFonts w:ascii="Times New Roman" w:eastAsia="宋体" w:hAnsi="Times New Roman" w:cs="Times New Roman"/>
          <w:sz w:val="24"/>
          <w:szCs w:val="24"/>
        </w:rPr>
        <w:t>7.52-103.98%</w:t>
      </w:r>
      <w:r w:rsidR="00C5429F">
        <w:rPr>
          <w:rFonts w:ascii="Times New Roman" w:eastAsia="宋体" w:hAnsi="Times New Roman" w:cs="Times New Roman" w:hint="eastAsia"/>
          <w:sz w:val="24"/>
          <w:szCs w:val="24"/>
        </w:rPr>
        <w:t>，表明其具有良好的</w:t>
      </w:r>
      <w:r w:rsidR="00C5429F">
        <w:rPr>
          <w:rFonts w:ascii="Times New Roman" w:eastAsia="宋体" w:hAnsi="Times New Roman" w:cs="Times New Roman" w:hint="eastAsia"/>
          <w:sz w:val="24"/>
          <w:szCs w:val="24"/>
        </w:rPr>
        <w:t>C</w:t>
      </w:r>
      <w:r w:rsidR="00C5429F">
        <w:rPr>
          <w:rFonts w:ascii="Times New Roman" w:eastAsia="宋体" w:hAnsi="Times New Roman" w:cs="Times New Roman"/>
          <w:sz w:val="24"/>
          <w:szCs w:val="24"/>
        </w:rPr>
        <w:t>EA</w:t>
      </w:r>
      <w:r w:rsidR="00C5429F">
        <w:rPr>
          <w:rFonts w:ascii="Times New Roman" w:eastAsia="宋体" w:hAnsi="Times New Roman" w:cs="Times New Roman" w:hint="eastAsia"/>
          <w:sz w:val="24"/>
          <w:szCs w:val="24"/>
        </w:rPr>
        <w:t>检测精度和大规模应用潜力。</w:t>
      </w:r>
    </w:p>
    <w:p w:rsid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5250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jpg"/>
                    <pic:cNvPicPr/>
                  </pic:nvPicPr>
                  <pic:blipFill>
                    <a:blip r:embed="rId5">
                      <a:extLst>
                        <a:ext uri="{28A0092B-C50C-407E-A947-70E740481C1C}">
                          <a14:useLocalDpi xmlns:a14="http://schemas.microsoft.com/office/drawing/2010/main" val="0"/>
                        </a:ext>
                      </a:extLst>
                    </a:blip>
                    <a:stretch>
                      <a:fillRect/>
                    </a:stretch>
                  </pic:blipFill>
                  <pic:spPr>
                    <a:xfrm>
                      <a:off x="0" y="0"/>
                      <a:ext cx="5274310" cy="4525010"/>
                    </a:xfrm>
                    <a:prstGeom prst="rect">
                      <a:avLst/>
                    </a:prstGeom>
                  </pic:spPr>
                </pic:pic>
              </a:graphicData>
            </a:graphic>
          </wp:inline>
        </w:drawing>
      </w:r>
    </w:p>
    <w:p w:rsid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sidRPr="005B5D1B">
        <w:rPr>
          <w:rFonts w:ascii="Times New Roman" w:eastAsia="宋体" w:hAnsi="Times New Roman" w:cs="Times New Roman" w:hint="eastAsia"/>
          <w:sz w:val="24"/>
          <w:szCs w:val="24"/>
        </w:rPr>
        <w:t>（</w:t>
      </w:r>
      <w:r w:rsidRPr="005B5D1B">
        <w:rPr>
          <w:rFonts w:ascii="Times New Roman" w:eastAsia="宋体" w:hAnsi="Times New Roman" w:cs="Times New Roman"/>
          <w:sz w:val="24"/>
          <w:szCs w:val="24"/>
        </w:rPr>
        <w:t>a</w:t>
      </w:r>
      <w:r w:rsidRPr="005B5D1B">
        <w:rPr>
          <w:rFonts w:ascii="Times New Roman" w:eastAsia="宋体" w:hAnsi="Times New Roman" w:cs="Times New Roman"/>
          <w:sz w:val="24"/>
          <w:szCs w:val="24"/>
        </w:rPr>
        <w:t>）电化学免疫传感器制备示意图，（</w:t>
      </w:r>
      <w:r w:rsidRPr="005B5D1B">
        <w:rPr>
          <w:rFonts w:ascii="Times New Roman" w:eastAsia="宋体" w:hAnsi="Times New Roman" w:cs="Times New Roman"/>
          <w:sz w:val="24"/>
          <w:szCs w:val="24"/>
        </w:rPr>
        <w:t>b</w:t>
      </w:r>
      <w:r w:rsidRPr="005B5D1B">
        <w:rPr>
          <w:rFonts w:ascii="Times New Roman" w:eastAsia="宋体" w:hAnsi="Times New Roman" w:cs="Times New Roman"/>
          <w:sz w:val="24"/>
          <w:szCs w:val="24"/>
        </w:rPr>
        <w:t>）</w:t>
      </w:r>
      <w:proofErr w:type="spellStart"/>
      <w:r w:rsidRPr="005B5D1B">
        <w:rPr>
          <w:rFonts w:ascii="Times New Roman" w:eastAsia="宋体" w:hAnsi="Times New Roman" w:cs="Times New Roman"/>
          <w:sz w:val="24"/>
          <w:szCs w:val="24"/>
        </w:rPr>
        <w:t>AuPtNWs</w:t>
      </w:r>
      <w:proofErr w:type="spellEnd"/>
      <w:r w:rsidRPr="005B5D1B">
        <w:rPr>
          <w:rFonts w:ascii="Times New Roman" w:eastAsia="宋体" w:hAnsi="Times New Roman" w:cs="Times New Roman"/>
          <w:sz w:val="24"/>
          <w:szCs w:val="24"/>
        </w:rPr>
        <w:t>/THI/</w:t>
      </w:r>
      <w:proofErr w:type="spellStart"/>
      <w:r w:rsidRPr="005B5D1B">
        <w:rPr>
          <w:rFonts w:ascii="Times New Roman" w:eastAsia="宋体" w:hAnsi="Times New Roman" w:cs="Times New Roman"/>
          <w:sz w:val="24"/>
          <w:szCs w:val="24"/>
        </w:rPr>
        <w:t>rGO</w:t>
      </w:r>
      <w:proofErr w:type="spellEnd"/>
      <w:r w:rsidRPr="005B5D1B">
        <w:rPr>
          <w:rFonts w:ascii="Times New Roman" w:eastAsia="宋体" w:hAnsi="Times New Roman" w:cs="Times New Roman"/>
          <w:sz w:val="24"/>
          <w:szCs w:val="24"/>
        </w:rPr>
        <w:t>复合材料的</w:t>
      </w:r>
      <w:r w:rsidRPr="005B5D1B">
        <w:rPr>
          <w:rFonts w:ascii="Times New Roman" w:eastAsia="宋体" w:hAnsi="Times New Roman" w:cs="Times New Roman"/>
          <w:sz w:val="24"/>
          <w:szCs w:val="24"/>
        </w:rPr>
        <w:t>SEM</w:t>
      </w:r>
      <w:r w:rsidRPr="005B5D1B">
        <w:rPr>
          <w:rFonts w:ascii="Times New Roman" w:eastAsia="宋体" w:hAnsi="Times New Roman" w:cs="Times New Roman"/>
          <w:sz w:val="24"/>
          <w:szCs w:val="24"/>
        </w:rPr>
        <w:t>图像，（</w:t>
      </w:r>
      <w:r w:rsidRPr="005B5D1B">
        <w:rPr>
          <w:rFonts w:ascii="Times New Roman" w:eastAsia="宋体" w:hAnsi="Times New Roman" w:cs="Times New Roman"/>
          <w:sz w:val="24"/>
          <w:szCs w:val="24"/>
        </w:rPr>
        <w:t>c</w:t>
      </w:r>
      <w:r w:rsidRPr="005B5D1B">
        <w:rPr>
          <w:rFonts w:ascii="Times New Roman" w:eastAsia="宋体" w:hAnsi="Times New Roman" w:cs="Times New Roman"/>
          <w:sz w:val="24"/>
          <w:szCs w:val="24"/>
        </w:rPr>
        <w:t>）电化学阻抗（</w:t>
      </w:r>
      <w:r w:rsidRPr="005B5D1B">
        <w:rPr>
          <w:rFonts w:ascii="Times New Roman" w:eastAsia="宋体" w:hAnsi="Times New Roman" w:cs="Times New Roman"/>
          <w:sz w:val="24"/>
          <w:szCs w:val="24"/>
        </w:rPr>
        <w:t>EIS</w:t>
      </w:r>
      <w:r w:rsidRPr="005B5D1B">
        <w:rPr>
          <w:rFonts w:ascii="Times New Roman" w:eastAsia="宋体" w:hAnsi="Times New Roman" w:cs="Times New Roman"/>
          <w:sz w:val="24"/>
          <w:szCs w:val="24"/>
        </w:rPr>
        <w:t>）的</w:t>
      </w:r>
      <w:r w:rsidRPr="005B5D1B">
        <w:rPr>
          <w:rFonts w:ascii="Times New Roman" w:eastAsia="宋体" w:hAnsi="Times New Roman" w:cs="Times New Roman"/>
          <w:sz w:val="24"/>
          <w:szCs w:val="24"/>
        </w:rPr>
        <w:t>Nyquist</w:t>
      </w:r>
      <w:r w:rsidRPr="005B5D1B">
        <w:rPr>
          <w:rFonts w:ascii="Times New Roman" w:eastAsia="宋体" w:hAnsi="Times New Roman" w:cs="Times New Roman"/>
          <w:sz w:val="24"/>
          <w:szCs w:val="24"/>
        </w:rPr>
        <w:t>图，</w:t>
      </w:r>
      <w:r w:rsidRPr="005B5D1B">
        <w:rPr>
          <w:rFonts w:ascii="Times New Roman" w:eastAsia="宋体" w:hAnsi="Times New Roman" w:cs="Times New Roman"/>
          <w:sz w:val="24"/>
          <w:szCs w:val="24"/>
        </w:rPr>
        <w:t xml:space="preserve">i: bare GCE; ii: </w:t>
      </w:r>
      <w:proofErr w:type="spellStart"/>
      <w:r w:rsidRPr="005B5D1B">
        <w:rPr>
          <w:rFonts w:ascii="Times New Roman" w:eastAsia="宋体" w:hAnsi="Times New Roman" w:cs="Times New Roman"/>
          <w:sz w:val="24"/>
          <w:szCs w:val="24"/>
        </w:rPr>
        <w:t>AuPtNWs</w:t>
      </w:r>
      <w:proofErr w:type="spellEnd"/>
      <w:r w:rsidRPr="005B5D1B">
        <w:rPr>
          <w:rFonts w:ascii="Times New Roman" w:eastAsia="宋体" w:hAnsi="Times New Roman" w:cs="Times New Roman"/>
          <w:sz w:val="24"/>
          <w:szCs w:val="24"/>
        </w:rPr>
        <w:t>/THI/</w:t>
      </w:r>
      <w:proofErr w:type="spellStart"/>
      <w:r w:rsidRPr="005B5D1B">
        <w:rPr>
          <w:rFonts w:ascii="Times New Roman" w:eastAsia="宋体" w:hAnsi="Times New Roman" w:cs="Times New Roman"/>
          <w:sz w:val="24"/>
          <w:szCs w:val="24"/>
        </w:rPr>
        <w:t>rGO</w:t>
      </w:r>
      <w:proofErr w:type="spellEnd"/>
      <w:r w:rsidRPr="005B5D1B">
        <w:rPr>
          <w:rFonts w:ascii="Times New Roman" w:eastAsia="宋体" w:hAnsi="Times New Roman" w:cs="Times New Roman"/>
          <w:sz w:val="24"/>
          <w:szCs w:val="24"/>
        </w:rPr>
        <w:t>/GCE; iii: anti-CEA/</w:t>
      </w:r>
      <w:proofErr w:type="spellStart"/>
      <w:r w:rsidRPr="005B5D1B">
        <w:rPr>
          <w:rFonts w:ascii="Times New Roman" w:eastAsia="宋体" w:hAnsi="Times New Roman" w:cs="Times New Roman"/>
          <w:sz w:val="24"/>
          <w:szCs w:val="24"/>
        </w:rPr>
        <w:t>AuPtNWs</w:t>
      </w:r>
      <w:proofErr w:type="spellEnd"/>
      <w:r w:rsidRPr="005B5D1B">
        <w:rPr>
          <w:rFonts w:ascii="Times New Roman" w:eastAsia="宋体" w:hAnsi="Times New Roman" w:cs="Times New Roman"/>
          <w:sz w:val="24"/>
          <w:szCs w:val="24"/>
        </w:rPr>
        <w:t>/THI/</w:t>
      </w:r>
      <w:proofErr w:type="spellStart"/>
      <w:r w:rsidRPr="005B5D1B">
        <w:rPr>
          <w:rFonts w:ascii="Times New Roman" w:eastAsia="宋体" w:hAnsi="Times New Roman" w:cs="Times New Roman"/>
          <w:sz w:val="24"/>
          <w:szCs w:val="24"/>
        </w:rPr>
        <w:t>rGO</w:t>
      </w:r>
      <w:proofErr w:type="spellEnd"/>
      <w:r w:rsidRPr="005B5D1B">
        <w:rPr>
          <w:rFonts w:ascii="Times New Roman" w:eastAsia="宋体" w:hAnsi="Times New Roman" w:cs="Times New Roman"/>
          <w:sz w:val="24"/>
          <w:szCs w:val="24"/>
        </w:rPr>
        <w:t xml:space="preserve">/GCE; </w:t>
      </w:r>
      <w:proofErr w:type="spellStart"/>
      <w:r w:rsidRPr="005B5D1B">
        <w:rPr>
          <w:rFonts w:ascii="Times New Roman" w:eastAsia="宋体" w:hAnsi="Times New Roman" w:cs="Times New Roman"/>
          <w:sz w:val="24"/>
          <w:szCs w:val="24"/>
        </w:rPr>
        <w:t>iv:BSA</w:t>
      </w:r>
      <w:proofErr w:type="spellEnd"/>
      <w:r w:rsidRPr="005B5D1B">
        <w:rPr>
          <w:rFonts w:ascii="Times New Roman" w:eastAsia="宋体" w:hAnsi="Times New Roman" w:cs="Times New Roman"/>
          <w:sz w:val="24"/>
          <w:szCs w:val="24"/>
        </w:rPr>
        <w:t>/anti-CEA/</w:t>
      </w:r>
      <w:proofErr w:type="spellStart"/>
      <w:r w:rsidRPr="005B5D1B">
        <w:rPr>
          <w:rFonts w:ascii="Times New Roman" w:eastAsia="宋体" w:hAnsi="Times New Roman" w:cs="Times New Roman"/>
          <w:sz w:val="24"/>
          <w:szCs w:val="24"/>
        </w:rPr>
        <w:t>AuPtNWs</w:t>
      </w:r>
      <w:proofErr w:type="spellEnd"/>
      <w:r w:rsidRPr="005B5D1B">
        <w:rPr>
          <w:rFonts w:ascii="Times New Roman" w:eastAsia="宋体" w:hAnsi="Times New Roman" w:cs="Times New Roman"/>
          <w:sz w:val="24"/>
          <w:szCs w:val="24"/>
        </w:rPr>
        <w:t>/THI/</w:t>
      </w:r>
      <w:proofErr w:type="spellStart"/>
      <w:r w:rsidRPr="005B5D1B">
        <w:rPr>
          <w:rFonts w:ascii="Times New Roman" w:eastAsia="宋体" w:hAnsi="Times New Roman" w:cs="Times New Roman"/>
          <w:sz w:val="24"/>
          <w:szCs w:val="24"/>
        </w:rPr>
        <w:t>rGO</w:t>
      </w:r>
      <w:proofErr w:type="spellEnd"/>
      <w:r w:rsidRPr="005B5D1B">
        <w:rPr>
          <w:rFonts w:ascii="Times New Roman" w:eastAsia="宋体" w:hAnsi="Times New Roman" w:cs="Times New Roman"/>
          <w:sz w:val="24"/>
          <w:szCs w:val="24"/>
        </w:rPr>
        <w:t>/GCE; and v: CEA/BSA/anti-CEA/</w:t>
      </w:r>
      <w:proofErr w:type="spellStart"/>
      <w:r w:rsidRPr="005B5D1B">
        <w:rPr>
          <w:rFonts w:ascii="Times New Roman" w:eastAsia="宋体" w:hAnsi="Times New Roman" w:cs="Times New Roman"/>
          <w:sz w:val="24"/>
          <w:szCs w:val="24"/>
        </w:rPr>
        <w:t>AuPtNWs</w:t>
      </w:r>
      <w:proofErr w:type="spellEnd"/>
      <w:r w:rsidRPr="005B5D1B">
        <w:rPr>
          <w:rFonts w:ascii="Times New Roman" w:eastAsia="宋体" w:hAnsi="Times New Roman" w:cs="Times New Roman"/>
          <w:sz w:val="24"/>
          <w:szCs w:val="24"/>
        </w:rPr>
        <w:t>/THI/</w:t>
      </w:r>
      <w:proofErr w:type="spellStart"/>
      <w:r w:rsidRPr="005B5D1B">
        <w:rPr>
          <w:rFonts w:ascii="Times New Roman" w:eastAsia="宋体" w:hAnsi="Times New Roman" w:cs="Times New Roman"/>
          <w:sz w:val="24"/>
          <w:szCs w:val="24"/>
        </w:rPr>
        <w:t>rGO</w:t>
      </w:r>
      <w:proofErr w:type="spellEnd"/>
      <w:r w:rsidRPr="005B5D1B">
        <w:rPr>
          <w:rFonts w:ascii="Times New Roman" w:eastAsia="宋体" w:hAnsi="Times New Roman" w:cs="Times New Roman"/>
          <w:sz w:val="24"/>
          <w:szCs w:val="24"/>
        </w:rPr>
        <w:t>/GCE</w:t>
      </w:r>
      <w:r w:rsidR="005962E9">
        <w:rPr>
          <w:rFonts w:ascii="Times New Roman" w:eastAsia="宋体" w:hAnsi="Times New Roman" w:cs="Times New Roman" w:hint="eastAsia"/>
          <w:sz w:val="24"/>
          <w:szCs w:val="24"/>
        </w:rPr>
        <w:t>。</w:t>
      </w:r>
      <w:r w:rsidR="00364BF4">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&lt;EndNote&gt;&lt;Cite&gt;&lt;Author&gt;Lu&lt;/Author&gt;&lt;Year&gt;2014&lt;/Year&gt;&lt;RecNum&gt;419&lt;/RecNum&gt;&lt;DisplayText&gt;[22]&lt;/DisplayText&gt;&lt;record&gt;&lt;rec-number&gt;419&lt;/rec-number&gt;&lt;foreign-keys&gt;&lt;key app="EN" db-id="wfpvea5w2st2f2e00x4pe9ah5s9sdtta05r5" timestamp="1692859215"&gt;419&lt;/key&gt;&lt;key app="ENWeb" db-id=""&gt;0&lt;/key&gt;&lt;/foreign-keys&gt;&lt;ref-type name="Journal Article"&gt;17&lt;/ref-type&gt;&lt;contributors&gt;&lt;authors&gt;&lt;author&gt;Lu, Wenbo&lt;/author&gt;&lt;author&gt;Ge, Juan&lt;/author&gt;&lt;author&gt;Tao, Lin&lt;/author&gt;&lt;author&gt;Cao, Xiaowei&lt;/author&gt;&lt;author&gt;Dong, Jian&lt;/author&gt;&lt;author&gt;Qian, Weiping&lt;/author&gt;&lt;/authors&gt;&lt;/contributors&gt;&lt;titles&gt;&lt;title&gt;Large-scale synthesis of ultrathin Au-Pt nanowires assembled on thionine/graphene with high conductivity and sensitivity for electrochemical immunosensor&lt;/title&gt;&lt;secondary-title&gt;Electrochimica Acta&lt;/secondary-title&gt;&lt;/titles&gt;&lt;periodical&gt;&lt;full-title&gt;Electrochimica Acta&lt;/full-title&gt;&lt;/periodical&gt;&lt;pages&gt;335-343&lt;/pages&gt;&lt;volume&gt;130&lt;/volume&gt;&lt;dates&gt;&lt;year&gt;2014&lt;/year&gt;&lt;/dates&gt;&lt;isbn&gt;00134686&lt;/isbn&gt;&lt;urls&gt;&lt;/urls&gt;&lt;electronic-resource-num&gt;10.1016/j.electacta.2014.03.065&lt;/electronic-resource-num&gt;&lt;/record&gt;&lt;/Cite&gt;&lt;/EndNote&gt;</w:instrText>
      </w:r>
      <w:r w:rsidR="00364BF4">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[22]</w:t>
      </w:r>
      <w:r w:rsidR="00364BF4">
        <w:rPr>
          <w:rFonts w:ascii="Times New Roman" w:eastAsia="宋体" w:hAnsi="Times New Roman" w:cs="Times New Roman"/>
          <w:sz w:val="24"/>
          <w:szCs w:val="24"/>
        </w:rPr>
        <w:fldChar w:fldCharType="end"/>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d</w:t>
      </w:r>
      <w:r w:rsidRPr="005B5D1B">
        <w:rPr>
          <w:rFonts w:ascii="Times New Roman" w:eastAsia="宋体" w:hAnsi="Times New Roman" w:cs="Times New Roman"/>
          <w:sz w:val="24"/>
          <w:szCs w:val="24"/>
        </w:rPr>
        <w:t>）三明治型电化学传感器的制备和检测过程以及（</w:t>
      </w:r>
      <w:r w:rsidRPr="005B5D1B">
        <w:rPr>
          <w:rFonts w:ascii="Times New Roman" w:eastAsia="宋体" w:hAnsi="Times New Roman" w:cs="Times New Roman"/>
          <w:sz w:val="24"/>
          <w:szCs w:val="24"/>
        </w:rPr>
        <w:t>e</w:t>
      </w:r>
      <w:r w:rsidRPr="005B5D1B">
        <w:rPr>
          <w:rFonts w:ascii="Times New Roman" w:eastAsia="宋体" w:hAnsi="Times New Roman" w:cs="Times New Roman"/>
          <w:sz w:val="24"/>
          <w:szCs w:val="24"/>
        </w:rPr>
        <w:t>）选择性，（</w:t>
      </w:r>
      <w:r w:rsidRPr="005B5D1B">
        <w:rPr>
          <w:rFonts w:ascii="Times New Roman" w:eastAsia="宋体" w:hAnsi="Times New Roman" w:cs="Times New Roman"/>
          <w:sz w:val="24"/>
          <w:szCs w:val="24"/>
        </w:rPr>
        <w:t>f</w:t>
      </w:r>
      <w:r w:rsidRPr="005B5D1B">
        <w:rPr>
          <w:rFonts w:ascii="Times New Roman" w:eastAsia="宋体" w:hAnsi="Times New Roman" w:cs="Times New Roman"/>
          <w:sz w:val="24"/>
          <w:szCs w:val="24"/>
        </w:rPr>
        <w:t>）</w:t>
      </w:r>
      <w:r w:rsidRPr="005B5D1B">
        <w:rPr>
          <w:rFonts w:ascii="Times New Roman" w:eastAsia="宋体" w:hAnsi="Times New Roman" w:cs="Times New Roman" w:hint="eastAsia"/>
          <w:sz w:val="24"/>
          <w:szCs w:val="24"/>
        </w:rPr>
        <w:t>免疫传感器结合不同</w:t>
      </w:r>
      <w:r w:rsidRPr="005B5D1B">
        <w:rPr>
          <w:rFonts w:ascii="Times New Roman" w:eastAsia="宋体" w:hAnsi="Times New Roman" w:cs="Times New Roman"/>
          <w:sz w:val="24"/>
          <w:szCs w:val="24"/>
        </w:rPr>
        <w:t>CA125</w:t>
      </w:r>
      <w:r w:rsidRPr="005B5D1B">
        <w:rPr>
          <w:rFonts w:ascii="Times New Roman" w:eastAsia="宋体" w:hAnsi="Times New Roman" w:cs="Times New Roman"/>
          <w:sz w:val="24"/>
          <w:szCs w:val="24"/>
        </w:rPr>
        <w:t>抗原浓度的电流。</w:t>
      </w:r>
      <w:r w:rsidR="00364BF4">
        <w:rPr>
          <w:rFonts w:ascii="Times New Roman" w:eastAsia="宋体" w:hAnsi="Times New Roman" w:cs="Times New Roman"/>
          <w:sz w:val="24"/>
          <w:szCs w:val="24"/>
        </w:rPr>
        <w:fldChar w:fldCharType="begin"/>
      </w:r>
      <w:r w:rsidR="00FB3B20">
        <w:rPr>
          <w:rFonts w:ascii="Times New Roman" w:eastAsia="宋体" w:hAnsi="Times New Roman" w:cs="Times New Roman"/>
          <w:sz w:val="24"/>
          <w:szCs w:val="24"/>
        </w:rPr>
        <w:instrText xml:space="preserve"> ADDIN EN.CITE &lt;EndNote&gt;&lt;Cite&gt;&lt;Author&gt;Qu&lt;/Author&gt;&lt;Year&gt;2023&lt;/Year&gt;&lt;RecNum&gt;421&lt;/RecNum&gt;&lt;DisplayText&gt;[24]&lt;/DisplayText&gt;&lt;record&gt;&lt;rec-number&gt;421&lt;/rec-number&gt;&lt;foreign-keys&gt;&lt;key app="EN" db-id="wfpvea5w2st2f2e00x4pe9ah5s9sdtta05r5" timestamp="1692881604"&gt;421&lt;/key&gt;&lt;key app="ENWeb" db-id=""&gt;0&lt;/key&gt;&lt;/foreign-keys&gt;&lt;ref-type name="Journal Article"&gt;17&lt;/ref-type&gt;&lt;contributors&gt;&lt;authors&gt;&lt;author&gt;Qu, Lingli&lt;/author&gt;&lt;author&gt;Wu, Mengdie&lt;/author&gt;&lt;author&gt;Zhao, Lu&lt;/author&gt;&lt;author&gt;Li, Jiang&lt;/author&gt;&lt;author&gt;Pan, Hongzhi&lt;/author&gt;&lt;/authors&gt;&lt;/contributors&gt;&lt;titles&gt;&lt;title&gt;A sandwich electrochemical immunosensor based on MXene@dual MOFs for detection of tumor marker CA125&lt;/title&gt;&lt;secondary-title&gt;Microchimica Acta&lt;/secondary-title&gt;&lt;/titles&gt;&lt;periodical&gt;&lt;full-title&gt;Microchimica Acta&lt;/full-title&gt;&lt;/periodical&gt;&lt;pages&gt;147&lt;/pages&gt;&lt;volume&gt;190&lt;/volume&gt;&lt;number&gt;4&lt;/number&gt;&lt;dates&gt;&lt;year&gt;2023&lt;/year&gt;&lt;/dates&gt;&lt;isbn&gt;0026-3672&amp;#xD;1436-5073&lt;/isbn&gt;&lt;urls&gt;&lt;/urls&gt;&lt;electronic-resource-num&gt;10.1007/s00604-023-05719-w&lt;/electronic-resource-num&gt;&lt;/record&gt;&lt;/Cite&gt;&lt;/EndNote&gt;</w:instrText>
      </w:r>
      <w:r w:rsidR="00364BF4">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[24]</w:t>
      </w:r>
      <w:r w:rsidR="00364BF4">
        <w:rPr>
          <w:rFonts w:ascii="Times New Roman" w:eastAsia="宋体" w:hAnsi="Times New Roman" w:cs="Times New Roman"/>
          <w:sz w:val="24"/>
          <w:szCs w:val="24"/>
        </w:rPr>
        <w:fldChar w:fldCharType="end"/>
      </w:r>
    </w:p>
    <w:p w:rsidR="00C5429F" w:rsidRDefault="00356828" w:rsidP="00DD29C9">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甲胎蛋白（</w:t>
      </w:r>
      <w:r>
        <w:rPr>
          <w:rFonts w:ascii="Times New Roman" w:eastAsia="宋体" w:hAnsi="Times New Roman" w:cs="Times New Roman" w:hint="eastAsia"/>
          <w:sz w:val="24"/>
          <w:szCs w:val="24"/>
        </w:rPr>
        <w:t>A</w:t>
      </w:r>
      <w:r>
        <w:rPr>
          <w:rFonts w:ascii="Times New Roman" w:eastAsia="宋体" w:hAnsi="Times New Roman" w:cs="Times New Roman"/>
          <w:sz w:val="24"/>
          <w:szCs w:val="24"/>
        </w:rPr>
        <w:t>FP</w:t>
      </w:r>
      <w:r>
        <w:rPr>
          <w:rFonts w:ascii="Times New Roman" w:eastAsia="宋体" w:hAnsi="Times New Roman" w:cs="Times New Roman" w:hint="eastAsia"/>
          <w:sz w:val="24"/>
          <w:szCs w:val="24"/>
        </w:rPr>
        <w:t>）是一种分子量约为</w:t>
      </w:r>
      <w:r w:rsidR="00671BB0">
        <w:rPr>
          <w:rFonts w:ascii="Times New Roman" w:eastAsia="宋体" w:hAnsi="Times New Roman" w:cs="Times New Roman" w:hint="eastAsia"/>
          <w:sz w:val="24"/>
          <w:szCs w:val="24"/>
        </w:rPr>
        <w:t>7</w:t>
      </w:r>
      <w:r w:rsidR="00671BB0">
        <w:rPr>
          <w:rFonts w:ascii="Times New Roman" w:eastAsia="宋体" w:hAnsi="Times New Roman" w:cs="Times New Roman"/>
          <w:sz w:val="24"/>
          <w:szCs w:val="24"/>
        </w:rPr>
        <w:t xml:space="preserve">0 </w:t>
      </w:r>
      <w:proofErr w:type="spellStart"/>
      <w:r w:rsidR="00671BB0">
        <w:rPr>
          <w:rFonts w:ascii="Times New Roman" w:eastAsia="宋体" w:hAnsi="Times New Roman" w:cs="Times New Roman" w:hint="eastAsia"/>
          <w:sz w:val="24"/>
          <w:szCs w:val="24"/>
        </w:rPr>
        <w:t>k</w:t>
      </w:r>
      <w:r w:rsidR="00671BB0">
        <w:rPr>
          <w:rFonts w:ascii="Times New Roman" w:eastAsia="宋体" w:hAnsi="Times New Roman" w:cs="Times New Roman"/>
          <w:sz w:val="24"/>
          <w:szCs w:val="24"/>
        </w:rPr>
        <w:t>D</w:t>
      </w:r>
      <w:r w:rsidR="00671BB0">
        <w:rPr>
          <w:rFonts w:ascii="Times New Roman" w:eastAsia="宋体" w:hAnsi="Times New Roman" w:cs="Times New Roman" w:hint="eastAsia"/>
          <w:sz w:val="24"/>
          <w:szCs w:val="24"/>
        </w:rPr>
        <w:t>a</w:t>
      </w:r>
      <w:proofErr w:type="spellEnd"/>
      <w:proofErr w:type="gramStart"/>
      <w:r w:rsidR="00671BB0">
        <w:rPr>
          <w:rFonts w:ascii="Times New Roman" w:eastAsia="宋体" w:hAnsi="Times New Roman" w:cs="Times New Roman" w:hint="eastAsia"/>
          <w:sz w:val="24"/>
          <w:szCs w:val="24"/>
        </w:rPr>
        <w:t>的癌胎糖蛋白</w:t>
      </w:r>
      <w:proofErr w:type="gramEnd"/>
      <w:r w:rsidR="00671BB0">
        <w:rPr>
          <w:rFonts w:ascii="Times New Roman" w:eastAsia="宋体" w:hAnsi="Times New Roman" w:cs="Times New Roman" w:hint="eastAsia"/>
          <w:sz w:val="24"/>
          <w:szCs w:val="24"/>
        </w:rPr>
        <w:t>，是诊断肝细胞癌</w:t>
      </w:r>
      <w:r w:rsidR="002F4FE8">
        <w:rPr>
          <w:rFonts w:ascii="Times New Roman" w:eastAsia="宋体" w:hAnsi="Times New Roman" w:cs="Times New Roman" w:hint="eastAsia"/>
          <w:sz w:val="24"/>
          <w:szCs w:val="24"/>
        </w:rPr>
        <w:t>（</w:t>
      </w:r>
      <w:r w:rsidR="002F4FE8">
        <w:rPr>
          <w:rFonts w:ascii="Times New Roman" w:eastAsia="宋体" w:hAnsi="Times New Roman" w:cs="Times New Roman" w:hint="eastAsia"/>
          <w:sz w:val="24"/>
          <w:szCs w:val="24"/>
        </w:rPr>
        <w:t>H</w:t>
      </w:r>
      <w:r w:rsidR="002F4FE8">
        <w:rPr>
          <w:rFonts w:ascii="Times New Roman" w:eastAsia="宋体" w:hAnsi="Times New Roman" w:cs="Times New Roman"/>
          <w:sz w:val="24"/>
          <w:szCs w:val="24"/>
        </w:rPr>
        <w:t>CC</w:t>
      </w:r>
      <w:r w:rsidR="002F4FE8">
        <w:rPr>
          <w:rFonts w:ascii="Times New Roman" w:eastAsia="宋体" w:hAnsi="Times New Roman" w:cs="Times New Roman" w:hint="eastAsia"/>
          <w:sz w:val="24"/>
          <w:szCs w:val="24"/>
        </w:rPr>
        <w:t>）</w:t>
      </w:r>
      <w:r w:rsidR="00671BB0">
        <w:rPr>
          <w:rFonts w:ascii="Times New Roman" w:eastAsia="宋体" w:hAnsi="Times New Roman" w:cs="Times New Roman" w:hint="eastAsia"/>
          <w:sz w:val="24"/>
          <w:szCs w:val="24"/>
        </w:rPr>
        <w:t>最可靠的</w:t>
      </w:r>
      <w:proofErr w:type="gramStart"/>
      <w:r w:rsidR="00671BB0">
        <w:rPr>
          <w:rFonts w:ascii="Times New Roman" w:eastAsia="宋体" w:hAnsi="Times New Roman" w:cs="Times New Roman" w:hint="eastAsia"/>
          <w:sz w:val="24"/>
          <w:szCs w:val="24"/>
        </w:rPr>
        <w:t>的</w:t>
      </w:r>
      <w:proofErr w:type="gramEnd"/>
      <w:r w:rsidR="00671BB0">
        <w:rPr>
          <w:rFonts w:ascii="Times New Roman" w:eastAsia="宋体" w:hAnsi="Times New Roman" w:cs="Times New Roman" w:hint="eastAsia"/>
          <w:sz w:val="24"/>
          <w:szCs w:val="24"/>
        </w:rPr>
        <w:t>肿瘤标志物之一</w:t>
      </w:r>
      <w:r w:rsidR="00960A19">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&lt;EndNote&gt;&lt;Cite&gt;&lt;Author&gt;Parshetti&lt;/Author&gt;&lt;Year&gt;2013&lt;/Year&gt;&lt;RecNum&gt;416&lt;/RecNum&gt;&lt;DisplayText&gt;[25]&lt;/DisplayText&gt;&lt;record&gt;&lt;rec-number&gt;416&lt;/rec-number&gt;&lt;foreign-keys&gt;&lt;key app="EN" db-id="wfpvea5w2st2f2e00x4pe9ah5s9sdtta05r5" timestamp="1692858640"&gt;416&lt;/key&gt;&lt;key app="ENWeb" db-id=""&gt;0&lt;/key&gt;&lt;/foreign-keys&gt;&lt;ref-type name="Journal Article"&gt;17&lt;/ref-type&gt;&lt;contributors&gt;&lt;authors&gt;&lt;author&gt;Parshetti, Ganesh K.&lt;/author&gt;&lt;author&gt;Lin, Fang-hsin&lt;/author&gt;&lt;author&gt;Doong, Ruey-an&lt;/author&gt;&lt;/authors&gt;&lt;/contributors&gt;&lt;titles&gt;&lt;title&gt;Sensitive amperometric immunosensor for α-fetoprotein detection based on multifunctional dumbbell-like Au-Fe3O4 heterostructures&lt;/title&gt;&lt;secondary-title&gt;Sensors and Actuators B: Chemical&lt;/secondary-title&gt;&lt;/titles&gt;&lt;periodical&gt;&lt;full-title&gt;Sensors and Actuators B: Chemical&lt;/full-title&gt;&lt;/periodical&gt;&lt;pages&gt;34-43&lt;/pages&gt;&lt;volume&gt;186&lt;/volume&gt;&lt;dates&gt;&lt;year&gt;2013&lt;/year&gt;&lt;/dates&gt;&lt;isbn&gt;09254005&lt;/isbn&gt;&lt;urls&gt;&lt;/urls&gt;&lt;electronic-resource-num&gt;10.1016/j.snb.2013.05.046&lt;/electronic-resource-num&gt;&lt;/record&gt;&lt;/Cite&gt;&lt;/EndNote&gt;</w:instrText>
      </w:r>
      <w:r w:rsidR="00960A19">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[25]</w:t>
      </w:r>
      <w:r w:rsidR="00960A19">
        <w:rPr>
          <w:rFonts w:ascii="Times New Roman" w:eastAsia="宋体" w:hAnsi="Times New Roman" w:cs="Times New Roman"/>
          <w:sz w:val="24"/>
          <w:szCs w:val="24"/>
        </w:rPr>
        <w:fldChar w:fldCharType="end"/>
      </w:r>
      <w:r w:rsidR="00671BB0">
        <w:rPr>
          <w:rFonts w:ascii="Times New Roman" w:eastAsia="宋体" w:hAnsi="Times New Roman" w:cs="Times New Roman" w:hint="eastAsia"/>
          <w:sz w:val="24"/>
          <w:szCs w:val="24"/>
        </w:rPr>
        <w:t>。健康成人血清中的</w:t>
      </w:r>
      <w:r w:rsidR="00671BB0">
        <w:rPr>
          <w:rFonts w:ascii="Times New Roman" w:eastAsia="宋体" w:hAnsi="Times New Roman" w:cs="Times New Roman" w:hint="eastAsia"/>
          <w:sz w:val="24"/>
          <w:szCs w:val="24"/>
        </w:rPr>
        <w:t>A</w:t>
      </w:r>
      <w:r w:rsidR="00671BB0">
        <w:rPr>
          <w:rFonts w:ascii="Times New Roman" w:eastAsia="宋体" w:hAnsi="Times New Roman" w:cs="Times New Roman"/>
          <w:sz w:val="24"/>
          <w:szCs w:val="24"/>
        </w:rPr>
        <w:t>FP</w:t>
      </w:r>
      <w:r w:rsidR="00671BB0">
        <w:rPr>
          <w:rFonts w:ascii="Times New Roman" w:eastAsia="宋体" w:hAnsi="Times New Roman" w:cs="Times New Roman" w:hint="eastAsia"/>
          <w:sz w:val="24"/>
          <w:szCs w:val="24"/>
        </w:rPr>
        <w:t>浓度一般低于</w:t>
      </w:r>
      <w:r w:rsidR="00671BB0">
        <w:rPr>
          <w:rFonts w:ascii="Times New Roman" w:eastAsia="宋体" w:hAnsi="Times New Roman" w:cs="Times New Roman" w:hint="eastAsia"/>
          <w:sz w:val="24"/>
          <w:szCs w:val="24"/>
        </w:rPr>
        <w:t>2</w:t>
      </w:r>
      <w:r w:rsidR="00671BB0">
        <w:rPr>
          <w:rFonts w:ascii="Times New Roman" w:eastAsia="宋体" w:hAnsi="Times New Roman" w:cs="Times New Roman"/>
          <w:sz w:val="24"/>
          <w:szCs w:val="24"/>
        </w:rPr>
        <w:t xml:space="preserve">5 </w:t>
      </w:r>
      <w:r w:rsidR="00671BB0">
        <w:rPr>
          <w:rFonts w:ascii="Times New Roman" w:eastAsia="宋体" w:hAnsi="Times New Roman" w:cs="Times New Roman" w:hint="eastAsia"/>
          <w:sz w:val="24"/>
          <w:szCs w:val="24"/>
        </w:rPr>
        <w:t>ng</w:t>
      </w:r>
      <w:r w:rsidR="00960A19">
        <w:rPr>
          <w:rFonts w:ascii="Times New Roman" w:eastAsia="宋体" w:hAnsi="Times New Roman" w:cs="Times New Roman"/>
          <w:sz w:val="24"/>
          <w:szCs w:val="24"/>
        </w:rPr>
        <w:t xml:space="preserve"> </w:t>
      </w:r>
      <w:r w:rsidR="00671BB0">
        <w:rPr>
          <w:rFonts w:ascii="Times New Roman" w:eastAsia="宋体" w:hAnsi="Times New Roman" w:cs="Times New Roman" w:hint="eastAsia"/>
          <w:sz w:val="24"/>
          <w:szCs w:val="24"/>
        </w:rPr>
        <w:t>m</w:t>
      </w:r>
      <w:r w:rsidR="00671BB0">
        <w:rPr>
          <w:rFonts w:ascii="Times New Roman" w:eastAsia="宋体" w:hAnsi="Times New Roman" w:cs="Times New Roman"/>
          <w:sz w:val="24"/>
          <w:szCs w:val="24"/>
        </w:rPr>
        <w:t>L</w:t>
      </w:r>
      <w:r w:rsidR="00960A19" w:rsidRPr="00960A19">
        <w:rPr>
          <w:rFonts w:ascii="Times New Roman" w:eastAsia="宋体" w:hAnsi="Times New Roman" w:cs="Times New Roman"/>
          <w:sz w:val="24"/>
          <w:szCs w:val="24"/>
          <w:vertAlign w:val="superscript"/>
        </w:rPr>
        <w:t>-1</w:t>
      </w:r>
      <w:r w:rsidR="00671BB0">
        <w:rPr>
          <w:rFonts w:ascii="Times New Roman" w:eastAsia="宋体" w:hAnsi="Times New Roman" w:cs="Times New Roman" w:hint="eastAsia"/>
          <w:sz w:val="24"/>
          <w:szCs w:val="24"/>
        </w:rPr>
        <w:t>，但在肝细胞癌患者中</w:t>
      </w:r>
      <w:r w:rsidR="00671BB0">
        <w:rPr>
          <w:rFonts w:ascii="Times New Roman" w:eastAsia="宋体" w:hAnsi="Times New Roman" w:cs="Times New Roman" w:hint="eastAsia"/>
          <w:sz w:val="24"/>
          <w:szCs w:val="24"/>
        </w:rPr>
        <w:t>A</w:t>
      </w:r>
      <w:r w:rsidR="00671BB0">
        <w:rPr>
          <w:rFonts w:ascii="Times New Roman" w:eastAsia="宋体" w:hAnsi="Times New Roman" w:cs="Times New Roman"/>
          <w:sz w:val="24"/>
          <w:szCs w:val="24"/>
        </w:rPr>
        <w:t>FP</w:t>
      </w:r>
      <w:r w:rsidR="00671BB0">
        <w:rPr>
          <w:rFonts w:ascii="Times New Roman" w:eastAsia="宋体" w:hAnsi="Times New Roman" w:cs="Times New Roman" w:hint="eastAsia"/>
          <w:sz w:val="24"/>
          <w:szCs w:val="24"/>
        </w:rPr>
        <w:t>浓度水平显著升高</w:t>
      </w:r>
      <w:r w:rsidR="00960A19">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&lt;EndNote&gt;&lt;Cite&gt;&lt;Author&gt;Jiang&lt;/Author&gt;&lt;Year&gt;2015&lt;/Year&gt;&lt;RecNum&gt;417&lt;/RecNum&gt;&lt;DisplayText&gt;[26]&lt;/DisplayText&gt;&lt;record&gt;&lt;rec-number&gt;417&lt;/rec-number&gt;&lt;foreign-keys&gt;&lt;key app="EN" db-id="wfpvea5w2st2f2e00x4pe9ah5s9sdtta05r5" timestamp="1692858790"&gt;417&lt;/key&gt;&lt;key app="ENWeb" db-id=""&gt;0&lt;/key&gt;&lt;/foreign-keys&gt;&lt;ref-type name="Journal Article"&gt;17&lt;/ref-type&gt;&lt;contributors&gt;&lt;authors&gt;&lt;author&gt;Jiang, Liping&lt;/author&gt;&lt;author&gt;Han, Jian&lt;/author&gt;&lt;author&gt;Li, Faying&lt;/author&gt;&lt;author&gt;Gao, Jian&lt;/author&gt;&lt;author&gt;Li, Yueyun&lt;/author&gt;&lt;author&gt;Dong, Yunhui&lt;/author&gt;&lt;author&gt;Wei, Qin&lt;/author&gt;&lt;/authors&gt;&lt;/contributors&gt;&lt;titles&gt;&lt;title&gt;A sandwich-type electrochemical immunosensor based on multiple signal amplification for α-fetoprotein labeled by platinum hybrid multiwalled carbon nanotubes adhered copper oxide&lt;/title&gt;&lt;secondary-title&gt;Electrochimica Acta&lt;/secondary-title&gt;&lt;/titles&gt;&lt;periodical&gt;&lt;full-title&gt;Electrochimica Acta&lt;/full-title&gt;&lt;/periodical&gt;&lt;pages&gt;7-14&lt;/pages&gt;&lt;volume&gt;160&lt;/volume&gt;&lt;dates&gt;&lt;year&gt;2015&lt;/year&gt;&lt;/dates&gt;&lt;isbn&gt;00134686&lt;/isbn&gt;&lt;urls&gt;&lt;/urls&gt;&lt;electronic-resource-num&gt;10.1016/j.electacta.2015.02.050&lt;/electronic-resource-num&gt;&lt;/record&gt;&lt;/Cite&gt;&lt;/EndNote&gt;</w:instrText>
      </w:r>
      <w:r w:rsidR="00960A19">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[26]</w:t>
      </w:r>
      <w:r w:rsidR="00960A19">
        <w:rPr>
          <w:rFonts w:ascii="Times New Roman" w:eastAsia="宋体" w:hAnsi="Times New Roman" w:cs="Times New Roman"/>
          <w:sz w:val="24"/>
          <w:szCs w:val="24"/>
        </w:rPr>
        <w:fldChar w:fldCharType="end"/>
      </w:r>
      <w:r w:rsidR="00671BB0">
        <w:rPr>
          <w:rFonts w:ascii="Times New Roman" w:eastAsia="宋体" w:hAnsi="Times New Roman" w:cs="Times New Roman" w:hint="eastAsia"/>
          <w:sz w:val="24"/>
          <w:szCs w:val="24"/>
        </w:rPr>
        <w:t>。</w:t>
      </w:r>
      <w:r w:rsidR="002F4FE8">
        <w:rPr>
          <w:rFonts w:ascii="Times New Roman" w:eastAsia="宋体" w:hAnsi="Times New Roman" w:cs="Times New Roman" w:hint="eastAsia"/>
          <w:sz w:val="24"/>
          <w:szCs w:val="24"/>
        </w:rPr>
        <w:t>早期发现和准确诊断</w:t>
      </w:r>
      <w:r w:rsidR="002F4FE8">
        <w:rPr>
          <w:rFonts w:ascii="Times New Roman" w:eastAsia="宋体" w:hAnsi="Times New Roman" w:cs="Times New Roman" w:hint="eastAsia"/>
          <w:sz w:val="24"/>
          <w:szCs w:val="24"/>
        </w:rPr>
        <w:t>A</w:t>
      </w:r>
      <w:r w:rsidR="002F4FE8">
        <w:rPr>
          <w:rFonts w:ascii="Times New Roman" w:eastAsia="宋体" w:hAnsi="Times New Roman" w:cs="Times New Roman"/>
          <w:sz w:val="24"/>
          <w:szCs w:val="24"/>
        </w:rPr>
        <w:t>FP</w:t>
      </w:r>
      <w:r w:rsidR="002F4FE8">
        <w:rPr>
          <w:rFonts w:ascii="Times New Roman" w:eastAsia="宋体" w:hAnsi="Times New Roman" w:cs="Times New Roman" w:hint="eastAsia"/>
          <w:sz w:val="24"/>
          <w:szCs w:val="24"/>
        </w:rPr>
        <w:t>是肝细胞癌的有效治疗方法。</w:t>
      </w:r>
      <w:r w:rsidR="00960A19">
        <w:rPr>
          <w:rFonts w:ascii="Times New Roman" w:eastAsia="宋体" w:hAnsi="Times New Roman" w:cs="Times New Roman" w:hint="eastAsia"/>
          <w:sz w:val="24"/>
          <w:szCs w:val="24"/>
        </w:rPr>
        <w:t>Li</w:t>
      </w:r>
      <w:r w:rsidR="00960A19">
        <w:rPr>
          <w:rFonts w:ascii="Times New Roman" w:eastAsia="宋体" w:hAnsi="Times New Roman" w:cs="Times New Roman" w:hint="eastAsia"/>
          <w:sz w:val="24"/>
          <w:szCs w:val="24"/>
        </w:rPr>
        <w:t>等人</w:t>
      </w:r>
      <w:r w:rsidR="00960A19">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&lt;EndNote&gt;&lt;Cite&gt;&lt;Author&gt;Zhang&lt;/Author&gt;&lt;Year&gt;2019&lt;/Year&gt;&lt;RecNum&gt;418&lt;/RecNum&gt;&lt;DisplayText&gt;[16]&lt;/DisplayText&gt;&lt;record&gt;&lt;rec-number&gt;418&lt;/rec-number&gt;&lt;foreign-keys&gt;&lt;key app="EN" db-id="wfpvea5w2st2f2e00x4pe9ah5s9sdtta05r5" timestamp="1692859099"&gt;418&lt;/key&gt;&lt;key app="ENWeb" db-id=""&gt;0&lt;/key&gt;&lt;/foreign-keys&gt;&lt;ref-type name="Journal Article"&gt;17&lt;/ref-type&gt;&lt;contributors&gt;&lt;authors&gt;&lt;author&gt;Zhang, Shuan&lt;/author&gt;&lt;author&gt;Zhang, Chunyan&lt;/author&gt;&lt;author&gt;Jia, Yilei&lt;/author&gt;&lt;author&gt;Zhang, Xiaobo&lt;/author&gt;&lt;author&gt;Dong, Yunhui&lt;/author&gt;&lt;author&gt;Li, Xinjin&lt;/author&gt;&lt;author&gt;Liu, Qing&lt;/author&gt;&lt;author&gt;Li, Yueyun&lt;/author&gt;&lt;author&gt;Zhao, Zengdian&lt;/author&gt;&lt;/authors&gt;&lt;/contributors&gt;&lt;titles&gt;&lt;title&gt;Sandwich-type electrochemical immunosensor based on Au@Pt DNRs/NH2-MoSe2 NSs nanocomposite as signal amplifiers for the sensitive detection of alpha-fetoprotein&lt;/title&gt;&lt;secondary-title&gt;Bioelectrochemistry&lt;/secondary-title&gt;&lt;/titles&gt;&lt;periodical&gt;&lt;full-title&gt;Bioelectrochemistry&lt;/full-title&gt;&lt;/periodical&gt;&lt;pages&gt;140-147&lt;/pages&gt;&lt;volume&gt;128&lt;/volume&gt;&lt;dates&gt;&lt;year&gt;2019&lt;/year&gt;&lt;/dates&gt;&lt;isbn&gt;15675394&lt;/isbn&gt;&lt;urls&gt;&lt;/urls&gt;&lt;electronic-resource-num&gt;10.1016/j.bioelechem.2019.03.012&lt;/electronic-resource-num&gt;&lt;/record&gt;&lt;/Cite&gt;&lt;/EndNote&gt;</w:instrText>
      </w:r>
      <w:r w:rsidR="00960A19">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[16]</w:t>
      </w:r>
      <w:r w:rsidR="00960A19">
        <w:rPr>
          <w:rFonts w:ascii="Times New Roman" w:eastAsia="宋体" w:hAnsi="Times New Roman" w:cs="Times New Roman"/>
          <w:sz w:val="24"/>
          <w:szCs w:val="24"/>
        </w:rPr>
        <w:fldChar w:fldCharType="end"/>
      </w:r>
      <w:r w:rsidR="00FB3120">
        <w:rPr>
          <w:rFonts w:ascii="Times New Roman" w:eastAsia="宋体" w:hAnsi="Times New Roman" w:cs="Times New Roman" w:hint="eastAsia"/>
          <w:sz w:val="24"/>
          <w:szCs w:val="24"/>
        </w:rPr>
        <w:t>以</w:t>
      </w:r>
      <w:r w:rsidR="00B802E9">
        <w:rPr>
          <w:rFonts w:ascii="Times New Roman" w:eastAsia="宋体" w:hAnsi="Times New Roman" w:cs="Times New Roman" w:hint="eastAsia"/>
          <w:sz w:val="24"/>
          <w:szCs w:val="24"/>
        </w:rPr>
        <w:t>负载</w:t>
      </w:r>
      <w:r w:rsidR="00B802E9">
        <w:rPr>
          <w:rFonts w:ascii="Times New Roman" w:eastAsia="宋体" w:hAnsi="Times New Roman" w:cs="Times New Roman" w:hint="eastAsia"/>
          <w:sz w:val="24"/>
          <w:szCs w:val="24"/>
        </w:rPr>
        <w:t>Au</w:t>
      </w:r>
      <w:r w:rsidR="00B802E9">
        <w:rPr>
          <w:rFonts w:ascii="Times New Roman" w:eastAsia="宋体" w:hAnsi="Times New Roman" w:cs="Times New Roman" w:hint="eastAsia"/>
          <w:sz w:val="24"/>
          <w:szCs w:val="24"/>
        </w:rPr>
        <w:t>纳米颗粒的氨基功能化石墨烯（</w:t>
      </w:r>
      <w:r w:rsidR="00B802E9">
        <w:rPr>
          <w:rFonts w:ascii="Times New Roman" w:eastAsia="宋体" w:hAnsi="Times New Roman" w:cs="Times New Roman"/>
          <w:sz w:val="24"/>
          <w:szCs w:val="24"/>
        </w:rPr>
        <w:t>A</w:t>
      </w:r>
      <w:r w:rsidR="00B802E9">
        <w:rPr>
          <w:rFonts w:ascii="Times New Roman" w:eastAsia="宋体" w:hAnsi="Times New Roman" w:cs="Times New Roman" w:hint="eastAsia"/>
          <w:sz w:val="24"/>
          <w:szCs w:val="24"/>
        </w:rPr>
        <w:t>u</w:t>
      </w:r>
      <w:r w:rsidR="00B802E9">
        <w:rPr>
          <w:rFonts w:ascii="Times New Roman" w:eastAsia="宋体" w:hAnsi="Times New Roman" w:cs="Times New Roman"/>
          <w:sz w:val="24"/>
          <w:szCs w:val="24"/>
        </w:rPr>
        <w:t xml:space="preserve"> NP</w:t>
      </w:r>
      <w:r w:rsidR="00B802E9">
        <w:rPr>
          <w:rFonts w:ascii="Times New Roman" w:eastAsia="宋体" w:hAnsi="Times New Roman" w:cs="Times New Roman" w:hint="eastAsia"/>
          <w:sz w:val="24"/>
          <w:szCs w:val="24"/>
        </w:rPr>
        <w:t>s</w:t>
      </w:r>
      <w:r w:rsidR="00B802E9">
        <w:rPr>
          <w:rFonts w:ascii="Times New Roman" w:eastAsia="宋体" w:hAnsi="Times New Roman" w:cs="Times New Roman"/>
          <w:sz w:val="24"/>
          <w:szCs w:val="24"/>
        </w:rPr>
        <w:t>/NH</w:t>
      </w:r>
      <w:r w:rsidR="00B802E9" w:rsidRPr="00B802E9">
        <w:rPr>
          <w:rFonts w:ascii="Times New Roman" w:eastAsia="宋体" w:hAnsi="Times New Roman" w:cs="Times New Roman"/>
          <w:sz w:val="24"/>
          <w:szCs w:val="24"/>
          <w:vertAlign w:val="subscript"/>
        </w:rPr>
        <w:t>2</w:t>
      </w:r>
      <w:r w:rsidR="00B802E9">
        <w:rPr>
          <w:rFonts w:ascii="Times New Roman" w:eastAsia="宋体" w:hAnsi="Times New Roman" w:cs="Times New Roman"/>
          <w:sz w:val="24"/>
          <w:szCs w:val="24"/>
        </w:rPr>
        <w:t>-GS</w:t>
      </w:r>
      <w:r w:rsidR="00B802E9">
        <w:rPr>
          <w:rFonts w:ascii="Times New Roman" w:eastAsia="宋体" w:hAnsi="Times New Roman" w:cs="Times New Roman" w:hint="eastAsia"/>
          <w:sz w:val="24"/>
          <w:szCs w:val="24"/>
        </w:rPr>
        <w:t>）</w:t>
      </w:r>
      <w:r w:rsidR="00C21AA3">
        <w:rPr>
          <w:rFonts w:ascii="Times New Roman" w:eastAsia="宋体" w:hAnsi="Times New Roman" w:cs="Times New Roman" w:hint="eastAsia"/>
          <w:sz w:val="24"/>
          <w:szCs w:val="24"/>
        </w:rPr>
        <w:t>为</w:t>
      </w:r>
      <w:r w:rsidR="00432912">
        <w:rPr>
          <w:rFonts w:ascii="Times New Roman" w:eastAsia="宋体" w:hAnsi="Times New Roman" w:cs="Times New Roman" w:hint="eastAsia"/>
          <w:sz w:val="24"/>
          <w:szCs w:val="24"/>
        </w:rPr>
        <w:t>导电</w:t>
      </w:r>
      <w:r w:rsidR="00C21AA3">
        <w:rPr>
          <w:rFonts w:ascii="Times New Roman" w:eastAsia="宋体" w:hAnsi="Times New Roman" w:cs="Times New Roman" w:hint="eastAsia"/>
          <w:sz w:val="24"/>
          <w:szCs w:val="24"/>
        </w:rPr>
        <w:t>基质</w:t>
      </w:r>
      <w:r w:rsidR="00B802E9">
        <w:rPr>
          <w:rFonts w:ascii="Times New Roman" w:eastAsia="宋体" w:hAnsi="Times New Roman" w:cs="Times New Roman" w:hint="eastAsia"/>
          <w:sz w:val="24"/>
          <w:szCs w:val="24"/>
        </w:rPr>
        <w:t>材料</w:t>
      </w:r>
      <w:r w:rsidR="00C21AA3">
        <w:rPr>
          <w:rFonts w:ascii="Times New Roman" w:eastAsia="宋体" w:hAnsi="Times New Roman" w:cs="Times New Roman" w:hint="eastAsia"/>
          <w:sz w:val="24"/>
          <w:szCs w:val="24"/>
        </w:rPr>
        <w:t>，负载氨基功能化硒化</w:t>
      </w:r>
      <w:proofErr w:type="gramStart"/>
      <w:r w:rsidR="00C21AA3">
        <w:rPr>
          <w:rFonts w:ascii="Times New Roman" w:eastAsia="宋体" w:hAnsi="Times New Roman" w:cs="Times New Roman" w:hint="eastAsia"/>
          <w:sz w:val="24"/>
          <w:szCs w:val="24"/>
        </w:rPr>
        <w:t>钼</w:t>
      </w:r>
      <w:proofErr w:type="gramEnd"/>
      <w:r w:rsidR="00C21AA3">
        <w:rPr>
          <w:rFonts w:ascii="Times New Roman" w:eastAsia="宋体" w:hAnsi="Times New Roman" w:cs="Times New Roman" w:hint="eastAsia"/>
          <w:sz w:val="24"/>
          <w:szCs w:val="24"/>
        </w:rPr>
        <w:t>纳米片的</w:t>
      </w:r>
      <w:proofErr w:type="spellStart"/>
      <w:r w:rsidR="00C21AA3">
        <w:rPr>
          <w:rFonts w:ascii="Times New Roman" w:eastAsia="宋体" w:hAnsi="Times New Roman" w:cs="Times New Roman" w:hint="eastAsia"/>
          <w:sz w:val="24"/>
          <w:szCs w:val="24"/>
        </w:rPr>
        <w:t>Au</w:t>
      </w:r>
      <w:r w:rsidR="00C21AA3">
        <w:rPr>
          <w:rFonts w:ascii="Times New Roman" w:eastAsia="宋体" w:hAnsi="Times New Roman" w:cs="Times New Roman"/>
          <w:sz w:val="24"/>
          <w:szCs w:val="24"/>
        </w:rPr>
        <w:t>@P</w:t>
      </w:r>
      <w:r w:rsidR="00C21AA3">
        <w:rPr>
          <w:rFonts w:ascii="Times New Roman" w:eastAsia="宋体" w:hAnsi="Times New Roman" w:cs="Times New Roman" w:hint="eastAsia"/>
          <w:sz w:val="24"/>
          <w:szCs w:val="24"/>
        </w:rPr>
        <w:t>t</w:t>
      </w:r>
      <w:proofErr w:type="spellEnd"/>
      <w:r w:rsidR="00C21AA3">
        <w:rPr>
          <w:rFonts w:ascii="Times New Roman" w:eastAsia="宋体" w:hAnsi="Times New Roman" w:cs="Times New Roman" w:hint="eastAsia"/>
          <w:sz w:val="24"/>
          <w:szCs w:val="24"/>
        </w:rPr>
        <w:t>枝状纳米棒（</w:t>
      </w:r>
      <w:proofErr w:type="spellStart"/>
      <w:r w:rsidR="00C21AA3">
        <w:rPr>
          <w:rFonts w:ascii="Times New Roman" w:eastAsia="宋体" w:hAnsi="Times New Roman" w:cs="Times New Roman" w:hint="eastAsia"/>
          <w:sz w:val="24"/>
          <w:szCs w:val="24"/>
        </w:rPr>
        <w:t>Au</w:t>
      </w:r>
      <w:r w:rsidR="00C21AA3">
        <w:rPr>
          <w:rFonts w:ascii="Times New Roman" w:eastAsia="宋体" w:hAnsi="Times New Roman" w:cs="Times New Roman"/>
          <w:sz w:val="24"/>
          <w:szCs w:val="24"/>
        </w:rPr>
        <w:t>@P</w:t>
      </w:r>
      <w:r w:rsidR="00C21AA3">
        <w:rPr>
          <w:rFonts w:ascii="Times New Roman" w:eastAsia="宋体" w:hAnsi="Times New Roman" w:cs="Times New Roman" w:hint="eastAsia"/>
          <w:sz w:val="24"/>
          <w:szCs w:val="24"/>
        </w:rPr>
        <w:t>t</w:t>
      </w:r>
      <w:proofErr w:type="spellEnd"/>
      <w:r w:rsidR="00C21AA3">
        <w:rPr>
          <w:rFonts w:ascii="Times New Roman" w:eastAsia="宋体" w:hAnsi="Times New Roman" w:cs="Times New Roman"/>
          <w:sz w:val="24"/>
          <w:szCs w:val="24"/>
        </w:rPr>
        <w:t xml:space="preserve"> DNR</w:t>
      </w:r>
      <w:r w:rsidR="00C21AA3">
        <w:rPr>
          <w:rFonts w:ascii="Times New Roman" w:eastAsia="宋体" w:hAnsi="Times New Roman" w:cs="Times New Roman" w:hint="eastAsia"/>
          <w:sz w:val="24"/>
          <w:szCs w:val="24"/>
        </w:rPr>
        <w:t>s</w:t>
      </w:r>
      <w:r w:rsidR="00C21AA3">
        <w:rPr>
          <w:rFonts w:ascii="Times New Roman" w:eastAsia="宋体" w:hAnsi="Times New Roman" w:cs="Times New Roman"/>
          <w:sz w:val="24"/>
          <w:szCs w:val="24"/>
        </w:rPr>
        <w:t>/NH</w:t>
      </w:r>
      <w:r w:rsidR="00C21AA3" w:rsidRPr="00C21AA3">
        <w:rPr>
          <w:rFonts w:ascii="Times New Roman" w:eastAsia="宋体" w:hAnsi="Times New Roman" w:cs="Times New Roman"/>
          <w:sz w:val="24"/>
          <w:szCs w:val="24"/>
          <w:vertAlign w:val="subscript"/>
        </w:rPr>
        <w:t>2</w:t>
      </w:r>
      <w:r w:rsidR="00C21AA3">
        <w:rPr>
          <w:rFonts w:ascii="Times New Roman" w:eastAsia="宋体" w:hAnsi="Times New Roman" w:cs="Times New Roman"/>
          <w:sz w:val="24"/>
          <w:szCs w:val="24"/>
        </w:rPr>
        <w:t>-M</w:t>
      </w:r>
      <w:r w:rsidR="00C21AA3">
        <w:rPr>
          <w:rFonts w:ascii="Times New Roman" w:eastAsia="宋体" w:hAnsi="Times New Roman" w:cs="Times New Roman" w:hint="eastAsia"/>
          <w:sz w:val="24"/>
          <w:szCs w:val="24"/>
        </w:rPr>
        <w:t>o</w:t>
      </w:r>
      <w:r w:rsidR="00C21AA3">
        <w:rPr>
          <w:rFonts w:ascii="Times New Roman" w:eastAsia="宋体" w:hAnsi="Times New Roman" w:cs="Times New Roman"/>
          <w:sz w:val="24"/>
          <w:szCs w:val="24"/>
        </w:rPr>
        <w:t>S</w:t>
      </w:r>
      <w:r w:rsidR="00C21AA3">
        <w:rPr>
          <w:rFonts w:ascii="Times New Roman" w:eastAsia="宋体" w:hAnsi="Times New Roman" w:cs="Times New Roman" w:hint="eastAsia"/>
          <w:sz w:val="24"/>
          <w:szCs w:val="24"/>
        </w:rPr>
        <w:t>e</w:t>
      </w:r>
      <w:r w:rsidR="00C21AA3" w:rsidRPr="00C21AA3">
        <w:rPr>
          <w:rFonts w:ascii="Times New Roman" w:eastAsia="宋体" w:hAnsi="Times New Roman" w:cs="Times New Roman"/>
          <w:sz w:val="24"/>
          <w:szCs w:val="24"/>
          <w:vertAlign w:val="subscript"/>
        </w:rPr>
        <w:t>2</w:t>
      </w:r>
      <w:r w:rsidR="00C21AA3">
        <w:rPr>
          <w:rFonts w:ascii="Times New Roman" w:eastAsia="宋体" w:hAnsi="Times New Roman" w:cs="Times New Roman"/>
          <w:sz w:val="24"/>
          <w:szCs w:val="24"/>
        </w:rPr>
        <w:t xml:space="preserve"> NS</w:t>
      </w:r>
      <w:r w:rsidR="00C21AA3">
        <w:rPr>
          <w:rFonts w:ascii="Times New Roman" w:eastAsia="宋体" w:hAnsi="Times New Roman" w:cs="Times New Roman" w:hint="eastAsia"/>
          <w:sz w:val="24"/>
          <w:szCs w:val="24"/>
        </w:rPr>
        <w:t>s</w:t>
      </w:r>
      <w:r w:rsidR="00C21AA3">
        <w:rPr>
          <w:rFonts w:ascii="Times New Roman" w:eastAsia="宋体" w:hAnsi="Times New Roman" w:cs="Times New Roman" w:hint="eastAsia"/>
          <w:sz w:val="24"/>
          <w:szCs w:val="24"/>
        </w:rPr>
        <w:t>）为</w:t>
      </w:r>
      <w:r w:rsidR="00432912">
        <w:rPr>
          <w:rFonts w:ascii="Times New Roman" w:eastAsia="宋体" w:hAnsi="Times New Roman" w:cs="Times New Roman" w:hint="eastAsia"/>
          <w:sz w:val="24"/>
          <w:szCs w:val="24"/>
        </w:rPr>
        <w:t>具有良好催化性能</w:t>
      </w:r>
      <w:proofErr w:type="gramStart"/>
      <w:r w:rsidR="00432912">
        <w:rPr>
          <w:rFonts w:ascii="Times New Roman" w:eastAsia="宋体" w:hAnsi="Times New Roman" w:cs="Times New Roman" w:hint="eastAsia"/>
          <w:sz w:val="24"/>
          <w:szCs w:val="24"/>
        </w:rPr>
        <w:t>的</w:t>
      </w:r>
      <w:r w:rsidR="00C21AA3">
        <w:rPr>
          <w:rFonts w:ascii="Times New Roman" w:eastAsia="宋体" w:hAnsi="Times New Roman" w:cs="Times New Roman" w:hint="eastAsia"/>
          <w:sz w:val="24"/>
          <w:szCs w:val="24"/>
        </w:rPr>
        <w:t>二抗标记</w:t>
      </w:r>
      <w:proofErr w:type="gramEnd"/>
      <w:r w:rsidR="00C21AA3">
        <w:rPr>
          <w:rFonts w:ascii="Times New Roman" w:eastAsia="宋体" w:hAnsi="Times New Roman" w:cs="Times New Roman" w:hint="eastAsia"/>
          <w:sz w:val="24"/>
          <w:szCs w:val="24"/>
        </w:rPr>
        <w:t>（</w:t>
      </w:r>
      <w:r w:rsidR="00C21AA3">
        <w:rPr>
          <w:rFonts w:ascii="Times New Roman" w:eastAsia="宋体" w:hAnsi="Times New Roman" w:cs="Times New Roman" w:hint="eastAsia"/>
          <w:sz w:val="24"/>
          <w:szCs w:val="24"/>
        </w:rPr>
        <w:t>Ab</w:t>
      </w:r>
      <w:r w:rsidR="00C21AA3">
        <w:rPr>
          <w:rFonts w:ascii="Times New Roman" w:eastAsia="宋体" w:hAnsi="Times New Roman" w:cs="Times New Roman"/>
          <w:sz w:val="24"/>
          <w:szCs w:val="24"/>
        </w:rPr>
        <w:t>2</w:t>
      </w:r>
      <w:r w:rsidR="00C21AA3">
        <w:rPr>
          <w:rFonts w:ascii="Times New Roman" w:eastAsia="宋体" w:hAnsi="Times New Roman" w:cs="Times New Roman" w:hint="eastAsia"/>
          <w:sz w:val="24"/>
          <w:szCs w:val="24"/>
        </w:rPr>
        <w:t>），制备了一种用于</w:t>
      </w:r>
      <w:r w:rsidR="00C21AA3">
        <w:rPr>
          <w:rFonts w:ascii="Times New Roman" w:eastAsia="宋体" w:hAnsi="Times New Roman" w:cs="Times New Roman" w:hint="eastAsia"/>
          <w:sz w:val="24"/>
          <w:szCs w:val="24"/>
        </w:rPr>
        <w:t>A</w:t>
      </w:r>
      <w:r w:rsidR="00C21AA3">
        <w:rPr>
          <w:rFonts w:ascii="Times New Roman" w:eastAsia="宋体" w:hAnsi="Times New Roman" w:cs="Times New Roman"/>
          <w:sz w:val="24"/>
          <w:szCs w:val="24"/>
        </w:rPr>
        <w:t>FP</w:t>
      </w:r>
      <w:r w:rsidR="00C21AA3">
        <w:rPr>
          <w:rFonts w:ascii="Times New Roman" w:eastAsia="宋体" w:hAnsi="Times New Roman" w:cs="Times New Roman" w:hint="eastAsia"/>
          <w:sz w:val="24"/>
          <w:szCs w:val="24"/>
        </w:rPr>
        <w:t>检测的三明治型电化学免疫传感器。</w:t>
      </w:r>
      <w:r w:rsidR="00432912">
        <w:rPr>
          <w:rFonts w:ascii="Times New Roman" w:eastAsia="宋体" w:hAnsi="Times New Roman" w:cs="Times New Roman" w:hint="eastAsia"/>
          <w:sz w:val="24"/>
          <w:szCs w:val="24"/>
        </w:rPr>
        <w:t>该免疫传感器的电流响应与</w:t>
      </w:r>
      <w:r w:rsidR="00432912">
        <w:rPr>
          <w:rFonts w:ascii="Times New Roman" w:eastAsia="宋体" w:hAnsi="Times New Roman" w:cs="Times New Roman" w:hint="eastAsia"/>
          <w:sz w:val="24"/>
          <w:szCs w:val="24"/>
        </w:rPr>
        <w:t>1</w:t>
      </w:r>
      <w:r w:rsidR="00432912">
        <w:rPr>
          <w:rFonts w:ascii="Times New Roman" w:eastAsia="宋体" w:hAnsi="Times New Roman" w:cs="Times New Roman"/>
          <w:sz w:val="24"/>
          <w:szCs w:val="24"/>
        </w:rPr>
        <w:t xml:space="preserve">0-200 </w:t>
      </w:r>
      <w:r w:rsidR="00432912">
        <w:rPr>
          <w:rFonts w:ascii="Times New Roman" w:eastAsia="宋体" w:hAnsi="Times New Roman" w:cs="Times New Roman" w:hint="eastAsia"/>
          <w:sz w:val="24"/>
          <w:szCs w:val="24"/>
        </w:rPr>
        <w:t>ng</w:t>
      </w:r>
      <w:r w:rsidR="00432912">
        <w:rPr>
          <w:rFonts w:ascii="Times New Roman" w:eastAsia="宋体" w:hAnsi="Times New Roman" w:cs="Times New Roman"/>
          <w:sz w:val="24"/>
          <w:szCs w:val="24"/>
        </w:rPr>
        <w:t xml:space="preserve"> </w:t>
      </w:r>
      <w:r w:rsidR="00432912">
        <w:rPr>
          <w:rFonts w:ascii="Times New Roman" w:eastAsia="宋体" w:hAnsi="Times New Roman" w:cs="Times New Roman" w:hint="eastAsia"/>
          <w:sz w:val="24"/>
          <w:szCs w:val="24"/>
        </w:rPr>
        <w:t>m</w:t>
      </w:r>
      <w:r w:rsidR="00432912">
        <w:rPr>
          <w:rFonts w:ascii="Times New Roman" w:eastAsia="宋体" w:hAnsi="Times New Roman" w:cs="Times New Roman"/>
          <w:sz w:val="24"/>
          <w:szCs w:val="24"/>
        </w:rPr>
        <w:t>L</w:t>
      </w:r>
      <w:r w:rsidR="00432912" w:rsidRPr="00432912">
        <w:rPr>
          <w:rFonts w:ascii="Times New Roman" w:eastAsia="宋体" w:hAnsi="Times New Roman" w:cs="Times New Roman"/>
          <w:sz w:val="24"/>
          <w:szCs w:val="24"/>
          <w:vertAlign w:val="superscript"/>
        </w:rPr>
        <w:t>-1</w:t>
      </w:r>
      <w:r w:rsidR="00432912">
        <w:rPr>
          <w:rFonts w:ascii="Times New Roman" w:eastAsia="宋体" w:hAnsi="Times New Roman" w:cs="Times New Roman"/>
          <w:sz w:val="24"/>
          <w:szCs w:val="24"/>
        </w:rPr>
        <w:t xml:space="preserve"> </w:t>
      </w:r>
      <w:r w:rsidR="00432912">
        <w:rPr>
          <w:rFonts w:ascii="Times New Roman" w:eastAsia="宋体" w:hAnsi="Times New Roman" w:cs="Times New Roman" w:hint="eastAsia"/>
          <w:sz w:val="24"/>
          <w:szCs w:val="24"/>
        </w:rPr>
        <w:t>范围的</w:t>
      </w:r>
      <w:r w:rsidR="00432912">
        <w:rPr>
          <w:rFonts w:ascii="Times New Roman" w:eastAsia="宋体" w:hAnsi="Times New Roman" w:cs="Times New Roman" w:hint="eastAsia"/>
          <w:sz w:val="24"/>
          <w:szCs w:val="24"/>
        </w:rPr>
        <w:t>A</w:t>
      </w:r>
      <w:r w:rsidR="00432912">
        <w:rPr>
          <w:rFonts w:ascii="Times New Roman" w:eastAsia="宋体" w:hAnsi="Times New Roman" w:cs="Times New Roman"/>
          <w:sz w:val="24"/>
          <w:szCs w:val="24"/>
        </w:rPr>
        <w:t>FP</w:t>
      </w:r>
      <w:r w:rsidR="00432912">
        <w:rPr>
          <w:rFonts w:ascii="Times New Roman" w:eastAsia="宋体" w:hAnsi="Times New Roman" w:cs="Times New Roman" w:hint="eastAsia"/>
          <w:sz w:val="24"/>
          <w:szCs w:val="24"/>
        </w:rPr>
        <w:t>具有良好的线性关系，检测限为</w:t>
      </w:r>
      <w:r w:rsidR="00432912">
        <w:rPr>
          <w:rFonts w:ascii="Times New Roman" w:eastAsia="宋体" w:hAnsi="Times New Roman" w:cs="Times New Roman" w:hint="eastAsia"/>
          <w:sz w:val="24"/>
          <w:szCs w:val="24"/>
        </w:rPr>
        <w:t>3</w:t>
      </w:r>
      <w:r w:rsidR="00432912">
        <w:rPr>
          <w:rFonts w:ascii="Times New Roman" w:eastAsia="宋体" w:hAnsi="Times New Roman" w:cs="Times New Roman"/>
          <w:sz w:val="24"/>
          <w:szCs w:val="24"/>
        </w:rPr>
        <w:t xml:space="preserve">.3 </w:t>
      </w:r>
      <w:proofErr w:type="spellStart"/>
      <w:r w:rsidR="00432912">
        <w:rPr>
          <w:rFonts w:ascii="Times New Roman" w:eastAsia="宋体" w:hAnsi="Times New Roman" w:cs="Times New Roman" w:hint="eastAsia"/>
          <w:sz w:val="24"/>
          <w:szCs w:val="24"/>
        </w:rPr>
        <w:t>fg</w:t>
      </w:r>
      <w:proofErr w:type="spellEnd"/>
      <w:r w:rsidR="00432912">
        <w:rPr>
          <w:rFonts w:ascii="Times New Roman" w:eastAsia="宋体" w:hAnsi="Times New Roman" w:cs="Times New Roman"/>
          <w:sz w:val="24"/>
          <w:szCs w:val="24"/>
        </w:rPr>
        <w:t xml:space="preserve"> </w:t>
      </w:r>
      <w:r w:rsidR="00432912">
        <w:rPr>
          <w:rFonts w:ascii="Times New Roman" w:eastAsia="宋体" w:hAnsi="Times New Roman" w:cs="Times New Roman" w:hint="eastAsia"/>
          <w:sz w:val="24"/>
          <w:szCs w:val="24"/>
        </w:rPr>
        <w:t>m</w:t>
      </w:r>
      <w:r w:rsidR="00432912">
        <w:rPr>
          <w:rFonts w:ascii="Times New Roman" w:eastAsia="宋体" w:hAnsi="Times New Roman" w:cs="Times New Roman"/>
          <w:sz w:val="24"/>
          <w:szCs w:val="24"/>
        </w:rPr>
        <w:t>L</w:t>
      </w:r>
      <w:r w:rsidR="00432912" w:rsidRPr="00432912">
        <w:rPr>
          <w:rFonts w:ascii="Times New Roman" w:eastAsia="宋体" w:hAnsi="Times New Roman" w:cs="Times New Roman"/>
          <w:sz w:val="24"/>
          <w:szCs w:val="24"/>
          <w:vertAlign w:val="superscript"/>
        </w:rPr>
        <w:t>-1</w:t>
      </w:r>
      <w:r w:rsidR="00432912" w:rsidRPr="00432912">
        <w:rPr>
          <w:rFonts w:ascii="Times New Roman" w:eastAsia="宋体" w:hAnsi="Times New Roman" w:cs="Times New Roman" w:hint="eastAsia"/>
          <w:sz w:val="24"/>
          <w:szCs w:val="24"/>
        </w:rPr>
        <w:t>（</w:t>
      </w:r>
      <w:r w:rsidR="00432912">
        <w:rPr>
          <w:rFonts w:ascii="Times New Roman" w:eastAsia="宋体" w:hAnsi="Times New Roman" w:cs="Times New Roman" w:hint="eastAsia"/>
          <w:sz w:val="24"/>
          <w:szCs w:val="24"/>
        </w:rPr>
        <w:t>S</w:t>
      </w:r>
      <w:r w:rsidR="00432912">
        <w:rPr>
          <w:rFonts w:ascii="Times New Roman" w:eastAsia="宋体" w:hAnsi="Times New Roman" w:cs="Times New Roman"/>
          <w:sz w:val="24"/>
          <w:szCs w:val="24"/>
        </w:rPr>
        <w:t>/N=3</w:t>
      </w:r>
      <w:r w:rsidR="00432912" w:rsidRPr="00432912">
        <w:rPr>
          <w:rFonts w:ascii="Times New Roman" w:eastAsia="宋体" w:hAnsi="Times New Roman" w:cs="Times New Roman" w:hint="eastAsia"/>
          <w:sz w:val="24"/>
          <w:szCs w:val="24"/>
        </w:rPr>
        <w:t>）</w:t>
      </w:r>
      <w:r w:rsidR="00432912">
        <w:rPr>
          <w:rFonts w:ascii="Times New Roman" w:eastAsia="宋体" w:hAnsi="Times New Roman" w:cs="Times New Roman" w:hint="eastAsia"/>
          <w:sz w:val="24"/>
          <w:szCs w:val="24"/>
        </w:rPr>
        <w:t>，</w:t>
      </w:r>
      <w:r w:rsidR="00A34105">
        <w:rPr>
          <w:rFonts w:ascii="Times New Roman" w:eastAsia="宋体" w:hAnsi="Times New Roman" w:cs="Times New Roman" w:hint="eastAsia"/>
          <w:sz w:val="24"/>
          <w:szCs w:val="24"/>
        </w:rPr>
        <w:t>且具有良好的重现性、稳定性和选择性。采用标准添加法对真实人血清样本进行了</w:t>
      </w:r>
      <w:r w:rsidR="00A34105">
        <w:rPr>
          <w:rFonts w:ascii="Times New Roman" w:eastAsia="宋体" w:hAnsi="Times New Roman" w:cs="Times New Roman" w:hint="eastAsia"/>
          <w:sz w:val="24"/>
          <w:szCs w:val="24"/>
        </w:rPr>
        <w:t>A</w:t>
      </w:r>
      <w:r w:rsidR="00A34105">
        <w:rPr>
          <w:rFonts w:ascii="Times New Roman" w:eastAsia="宋体" w:hAnsi="Times New Roman" w:cs="Times New Roman"/>
          <w:sz w:val="24"/>
          <w:szCs w:val="24"/>
        </w:rPr>
        <w:t>FP</w:t>
      </w:r>
      <w:r w:rsidR="00A34105">
        <w:rPr>
          <w:rFonts w:ascii="Times New Roman" w:eastAsia="宋体" w:hAnsi="Times New Roman" w:cs="Times New Roman" w:hint="eastAsia"/>
          <w:sz w:val="24"/>
          <w:szCs w:val="24"/>
        </w:rPr>
        <w:t>检测，加样回收率为</w:t>
      </w:r>
      <w:r w:rsidR="00A34105">
        <w:rPr>
          <w:rFonts w:ascii="Times New Roman" w:eastAsia="宋体" w:hAnsi="Times New Roman" w:cs="Times New Roman" w:hint="eastAsia"/>
          <w:sz w:val="24"/>
          <w:szCs w:val="24"/>
        </w:rPr>
        <w:t>9</w:t>
      </w:r>
      <w:r w:rsidR="00A34105">
        <w:rPr>
          <w:rFonts w:ascii="Times New Roman" w:eastAsia="宋体" w:hAnsi="Times New Roman" w:cs="Times New Roman"/>
          <w:sz w:val="24"/>
          <w:szCs w:val="24"/>
        </w:rPr>
        <w:t>9.91-100.8%</w:t>
      </w:r>
      <w:r w:rsidR="00A34105">
        <w:rPr>
          <w:rFonts w:ascii="Times New Roman" w:eastAsia="宋体" w:hAnsi="Times New Roman" w:cs="Times New Roman" w:hint="eastAsia"/>
          <w:sz w:val="24"/>
          <w:szCs w:val="24"/>
        </w:rPr>
        <w:t>，相对标准偏差＜</w:t>
      </w:r>
      <w:r w:rsidR="00A34105">
        <w:rPr>
          <w:rFonts w:ascii="Times New Roman" w:eastAsia="宋体" w:hAnsi="Times New Roman" w:cs="Times New Roman" w:hint="eastAsia"/>
          <w:sz w:val="24"/>
          <w:szCs w:val="24"/>
        </w:rPr>
        <w:t>2</w:t>
      </w:r>
      <w:r w:rsidR="00A34105">
        <w:rPr>
          <w:rFonts w:ascii="Times New Roman" w:eastAsia="宋体" w:hAnsi="Times New Roman" w:cs="Times New Roman"/>
          <w:sz w:val="24"/>
          <w:szCs w:val="24"/>
        </w:rPr>
        <w:t>.36%</w:t>
      </w:r>
      <w:r w:rsidR="00A34105">
        <w:rPr>
          <w:rFonts w:ascii="Times New Roman" w:eastAsia="宋体" w:hAnsi="Times New Roman" w:cs="Times New Roman" w:hint="eastAsia"/>
          <w:sz w:val="24"/>
          <w:szCs w:val="24"/>
        </w:rPr>
        <w:t>。此外，将制备的免疫传感器与</w:t>
      </w:r>
      <w:r w:rsidR="00A34105">
        <w:rPr>
          <w:rFonts w:ascii="Times New Roman" w:eastAsia="宋体" w:hAnsi="Times New Roman" w:cs="Times New Roman" w:hint="eastAsia"/>
          <w:sz w:val="24"/>
          <w:szCs w:val="24"/>
        </w:rPr>
        <w:t>E</w:t>
      </w:r>
      <w:r w:rsidR="00A34105">
        <w:rPr>
          <w:rFonts w:ascii="Times New Roman" w:eastAsia="宋体" w:hAnsi="Times New Roman" w:cs="Times New Roman"/>
          <w:sz w:val="24"/>
          <w:szCs w:val="24"/>
        </w:rPr>
        <w:t>LISA</w:t>
      </w:r>
      <w:r w:rsidR="00A34105">
        <w:rPr>
          <w:rFonts w:ascii="Times New Roman" w:eastAsia="宋体" w:hAnsi="Times New Roman" w:cs="Times New Roman" w:hint="eastAsia"/>
          <w:sz w:val="24"/>
          <w:szCs w:val="24"/>
        </w:rPr>
        <w:t>技术检测相同的</w:t>
      </w:r>
      <w:r w:rsidR="00A34105">
        <w:rPr>
          <w:rFonts w:ascii="Times New Roman" w:eastAsia="宋体" w:hAnsi="Times New Roman" w:cs="Times New Roman" w:hint="eastAsia"/>
          <w:sz w:val="24"/>
          <w:szCs w:val="24"/>
        </w:rPr>
        <w:t>A</w:t>
      </w:r>
      <w:r w:rsidR="00A34105">
        <w:rPr>
          <w:rFonts w:ascii="Times New Roman" w:eastAsia="宋体" w:hAnsi="Times New Roman" w:cs="Times New Roman"/>
          <w:sz w:val="24"/>
          <w:szCs w:val="24"/>
        </w:rPr>
        <w:t>FP</w:t>
      </w:r>
      <w:r w:rsidR="00A34105">
        <w:rPr>
          <w:rFonts w:ascii="Times New Roman" w:eastAsia="宋体" w:hAnsi="Times New Roman" w:cs="Times New Roman" w:hint="eastAsia"/>
          <w:sz w:val="24"/>
          <w:szCs w:val="24"/>
        </w:rPr>
        <w:t>样品，两种方法的相对偏差＜</w:t>
      </w:r>
      <w:r w:rsidR="00A34105">
        <w:rPr>
          <w:rFonts w:ascii="Times New Roman" w:eastAsia="宋体" w:hAnsi="Times New Roman" w:cs="Times New Roman" w:hint="eastAsia"/>
          <w:sz w:val="24"/>
          <w:szCs w:val="24"/>
        </w:rPr>
        <w:t>1</w:t>
      </w:r>
      <w:r w:rsidR="00A34105">
        <w:rPr>
          <w:rFonts w:ascii="Times New Roman" w:eastAsia="宋体" w:hAnsi="Times New Roman" w:cs="Times New Roman"/>
          <w:sz w:val="24"/>
          <w:szCs w:val="24"/>
        </w:rPr>
        <w:t>%</w:t>
      </w:r>
      <w:r w:rsidR="00A34105">
        <w:rPr>
          <w:rFonts w:ascii="Times New Roman" w:eastAsia="宋体" w:hAnsi="Times New Roman" w:cs="Times New Roman" w:hint="eastAsia"/>
          <w:sz w:val="24"/>
          <w:szCs w:val="24"/>
        </w:rPr>
        <w:t>，表明制备的免疫传感器具有临床应用前景。</w:t>
      </w:r>
      <w:r w:rsidR="004D3266">
        <w:rPr>
          <w:rFonts w:ascii="Times New Roman" w:eastAsia="宋体" w:hAnsi="Times New Roman" w:cs="Times New Roman" w:hint="eastAsia"/>
          <w:sz w:val="24"/>
          <w:szCs w:val="24"/>
        </w:rPr>
        <w:t>Luo</w:t>
      </w:r>
      <w:r w:rsidR="004D3266">
        <w:rPr>
          <w:rFonts w:ascii="Times New Roman" w:eastAsia="宋体" w:hAnsi="Times New Roman" w:cs="Times New Roman" w:hint="eastAsia"/>
          <w:sz w:val="24"/>
          <w:szCs w:val="24"/>
        </w:rPr>
        <w:t>等人</w:t>
      </w:r>
      <w:r w:rsidR="004D3266">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&lt;EndNote&gt;&lt;Cite&gt;&lt;Author&gt;Hui&lt;/Author&gt;&lt;Year&gt;2016&lt;/Year&gt;&lt;RecNum&gt;420&lt;/RecNum&gt;&lt;DisplayText&gt;[27]&lt;/DisplayText&gt;&lt;record&gt;&lt;rec-number&gt;420&lt;/rec-number&gt;&lt;foreign-keys&gt;&lt;key app="EN" db-id="wfpvea5w2st2f2e00x4pe9ah5s9sdtta05r5" timestamp="1692867141"&gt;420&lt;/key&gt;&lt;key app="ENWeb" db-id=""&gt;0&lt;/key&gt;&lt;/foreign-keys&gt;&lt;ref-type name="Journal Article"&gt;17&lt;/ref-type&gt;&lt;contributors&gt;&lt;authors&gt;&lt;author&gt;Hui, Ni&lt;/author&gt;&lt;author&gt;Sun, Xiaotian&lt;/author&gt;&lt;author&gt;Song, Zhiling&lt;/author&gt;&lt;author&gt;Niu, Shuyan&lt;/author&gt;&lt;author&gt;Luo, Xiliang&lt;/author&gt;&lt;/authors&gt;&lt;/contributors&gt;&lt;titles&gt;&lt;title&gt;Gold nanoparticles and polyethylene glycols functionalized conducting polyaniline nanowires for ultrasensitive and low fouling immunosensing of alpha-fetoprotein&lt;/title&gt;&lt;secondary-title&gt;Biosensors and Bioelectronics&lt;/secondary-title&gt;&lt;/titles&gt;&lt;periodical&gt;&lt;full-title&gt;Biosensors and Bioelectronics&lt;/full-title&gt;&lt;/periodical&gt;&lt;pages&gt;143-149&lt;/pages&gt;&lt;volume&gt;86&lt;/volume&gt;&lt;dates&gt;&lt;year&gt;2016&lt;/year&gt;&lt;/dates&gt;&lt;isbn&gt;09565663&lt;/isbn&gt;&lt;urls&gt;&lt;/urls&gt;&lt;electronic-resource-num&gt;10.1016/j.bios.2016.06.028&lt;/electronic-resource-num&gt;&lt;/record&gt;&lt;/Cite&gt;&lt;/EndNote&gt;</w:instrText>
      </w:r>
      <w:r w:rsidR="004D3266">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[27]</w:t>
      </w:r>
      <w:r w:rsidR="004D3266">
        <w:rPr>
          <w:rFonts w:ascii="Times New Roman" w:eastAsia="宋体" w:hAnsi="Times New Roman" w:cs="Times New Roman"/>
          <w:sz w:val="24"/>
          <w:szCs w:val="24"/>
        </w:rPr>
        <w:fldChar w:fldCharType="end"/>
      </w:r>
      <w:r w:rsidR="008D3D93">
        <w:rPr>
          <w:rFonts w:ascii="Times New Roman" w:eastAsia="宋体" w:hAnsi="Times New Roman" w:cs="Times New Roman" w:hint="eastAsia"/>
          <w:sz w:val="24"/>
          <w:szCs w:val="24"/>
        </w:rPr>
        <w:t>使用</w:t>
      </w:r>
      <w:r w:rsidR="008D3D93">
        <w:rPr>
          <w:rFonts w:ascii="Times New Roman" w:eastAsia="宋体" w:hAnsi="Times New Roman" w:cs="Times New Roman" w:hint="eastAsia"/>
          <w:sz w:val="24"/>
          <w:szCs w:val="24"/>
        </w:rPr>
        <w:t>Au</w:t>
      </w:r>
      <w:r w:rsidR="008D3D93">
        <w:rPr>
          <w:rFonts w:ascii="Times New Roman" w:eastAsia="宋体" w:hAnsi="Times New Roman" w:cs="Times New Roman" w:hint="eastAsia"/>
          <w:sz w:val="24"/>
          <w:szCs w:val="24"/>
        </w:rPr>
        <w:t>纳米粒子和聚乙二醇（</w:t>
      </w:r>
      <w:r w:rsidR="008D3D93">
        <w:rPr>
          <w:rFonts w:ascii="Times New Roman" w:eastAsia="宋体" w:hAnsi="Times New Roman" w:cs="Times New Roman" w:hint="eastAsia"/>
          <w:sz w:val="24"/>
          <w:szCs w:val="24"/>
        </w:rPr>
        <w:t>P</w:t>
      </w:r>
      <w:r w:rsidR="008D3D93">
        <w:rPr>
          <w:rFonts w:ascii="Times New Roman" w:eastAsia="宋体" w:hAnsi="Times New Roman" w:cs="Times New Roman"/>
          <w:sz w:val="24"/>
          <w:szCs w:val="24"/>
        </w:rPr>
        <w:t>EG</w:t>
      </w:r>
      <w:r w:rsidR="008D3D93">
        <w:rPr>
          <w:rFonts w:ascii="Times New Roman" w:eastAsia="宋体" w:hAnsi="Times New Roman" w:cs="Times New Roman" w:hint="eastAsia"/>
          <w:sz w:val="24"/>
          <w:szCs w:val="24"/>
        </w:rPr>
        <w:t>）功能化的聚苯胺（</w:t>
      </w:r>
      <w:r w:rsidR="008D3D93">
        <w:rPr>
          <w:rFonts w:ascii="Times New Roman" w:eastAsia="宋体" w:hAnsi="Times New Roman" w:cs="Times New Roman" w:hint="eastAsia"/>
          <w:sz w:val="24"/>
          <w:szCs w:val="24"/>
        </w:rPr>
        <w:t>P</w:t>
      </w:r>
      <w:r w:rsidR="008D3D93">
        <w:rPr>
          <w:rFonts w:ascii="Times New Roman" w:eastAsia="宋体" w:hAnsi="Times New Roman" w:cs="Times New Roman"/>
          <w:sz w:val="24"/>
          <w:szCs w:val="24"/>
        </w:rPr>
        <w:t>ANI</w:t>
      </w:r>
      <w:r w:rsidR="008D3D93">
        <w:rPr>
          <w:rFonts w:ascii="Times New Roman" w:eastAsia="宋体" w:hAnsi="Times New Roman" w:cs="Times New Roman" w:hint="eastAsia"/>
          <w:sz w:val="24"/>
          <w:szCs w:val="24"/>
        </w:rPr>
        <w:t>）</w:t>
      </w:r>
      <w:proofErr w:type="gramStart"/>
      <w:r w:rsidR="008D3D93">
        <w:rPr>
          <w:rFonts w:ascii="Times New Roman" w:eastAsia="宋体" w:hAnsi="Times New Roman" w:cs="Times New Roman" w:hint="eastAsia"/>
          <w:sz w:val="24"/>
          <w:szCs w:val="24"/>
        </w:rPr>
        <w:t>纳米线构建</w:t>
      </w:r>
      <w:proofErr w:type="gramEnd"/>
      <w:r w:rsidR="008D3D93">
        <w:rPr>
          <w:rFonts w:ascii="Times New Roman" w:eastAsia="宋体" w:hAnsi="Times New Roman" w:cs="Times New Roman" w:hint="eastAsia"/>
          <w:sz w:val="24"/>
          <w:szCs w:val="24"/>
        </w:rPr>
        <w:t>了</w:t>
      </w:r>
      <w:r w:rsidR="008D3D93">
        <w:rPr>
          <w:rFonts w:ascii="Times New Roman" w:eastAsia="宋体" w:hAnsi="Times New Roman" w:cs="Times New Roman" w:hint="eastAsia"/>
          <w:sz w:val="24"/>
          <w:szCs w:val="24"/>
        </w:rPr>
        <w:t>A</w:t>
      </w:r>
      <w:r w:rsidR="008D3D93">
        <w:rPr>
          <w:rFonts w:ascii="Times New Roman" w:eastAsia="宋体" w:hAnsi="Times New Roman" w:cs="Times New Roman"/>
          <w:sz w:val="24"/>
          <w:szCs w:val="24"/>
        </w:rPr>
        <w:t>FP</w:t>
      </w:r>
      <w:r w:rsidR="008D3D93">
        <w:rPr>
          <w:rFonts w:ascii="Times New Roman" w:eastAsia="宋体" w:hAnsi="Times New Roman" w:cs="Times New Roman" w:hint="eastAsia"/>
          <w:sz w:val="24"/>
          <w:szCs w:val="24"/>
        </w:rPr>
        <w:t>免疫传感器。</w:t>
      </w:r>
      <w:r w:rsidR="00DD29C9">
        <w:rPr>
          <w:rFonts w:ascii="Times New Roman" w:eastAsia="宋体" w:hAnsi="Times New Roman" w:cs="Times New Roman" w:hint="eastAsia"/>
          <w:sz w:val="24"/>
          <w:szCs w:val="24"/>
        </w:rPr>
        <w:t>传感器结合了</w:t>
      </w:r>
      <w:r w:rsidR="00DD29C9">
        <w:rPr>
          <w:rFonts w:ascii="Times New Roman" w:eastAsia="宋体" w:hAnsi="Times New Roman" w:cs="Times New Roman" w:hint="eastAsia"/>
          <w:sz w:val="24"/>
          <w:szCs w:val="24"/>
        </w:rPr>
        <w:t>P</w:t>
      </w:r>
      <w:r w:rsidR="00DD29C9">
        <w:rPr>
          <w:rFonts w:ascii="Times New Roman" w:eastAsia="宋体" w:hAnsi="Times New Roman" w:cs="Times New Roman"/>
          <w:sz w:val="24"/>
          <w:szCs w:val="24"/>
        </w:rPr>
        <w:t>ANI</w:t>
      </w:r>
      <w:r w:rsidR="00DD29C9">
        <w:rPr>
          <w:rFonts w:ascii="Times New Roman" w:eastAsia="宋体" w:hAnsi="Times New Roman" w:cs="Times New Roman" w:hint="eastAsia"/>
          <w:sz w:val="24"/>
          <w:szCs w:val="24"/>
        </w:rPr>
        <w:t>固有的电活性和导电性、</w:t>
      </w:r>
      <w:r w:rsidR="00DD29C9">
        <w:rPr>
          <w:rFonts w:ascii="Times New Roman" w:eastAsia="宋体" w:hAnsi="Times New Roman" w:cs="Times New Roman" w:hint="eastAsia"/>
          <w:sz w:val="24"/>
          <w:szCs w:val="24"/>
        </w:rPr>
        <w:t>Au</w:t>
      </w:r>
      <w:r w:rsidR="00DD29C9">
        <w:rPr>
          <w:rFonts w:ascii="Times New Roman" w:eastAsia="宋体" w:hAnsi="Times New Roman" w:cs="Times New Roman" w:hint="eastAsia"/>
          <w:sz w:val="24"/>
          <w:szCs w:val="24"/>
        </w:rPr>
        <w:t>纳米颗粒高导电性和生物相容性以及</w:t>
      </w:r>
      <w:r w:rsidR="00DD29C9">
        <w:rPr>
          <w:rFonts w:ascii="Times New Roman" w:eastAsia="宋体" w:hAnsi="Times New Roman" w:cs="Times New Roman" w:hint="eastAsia"/>
          <w:sz w:val="24"/>
          <w:szCs w:val="24"/>
        </w:rPr>
        <w:t>P</w:t>
      </w:r>
      <w:r w:rsidR="00DD29C9">
        <w:rPr>
          <w:rFonts w:ascii="Times New Roman" w:eastAsia="宋体" w:hAnsi="Times New Roman" w:cs="Times New Roman"/>
          <w:sz w:val="24"/>
          <w:szCs w:val="24"/>
        </w:rPr>
        <w:t>EG</w:t>
      </w:r>
      <w:r w:rsidR="00DD29C9">
        <w:rPr>
          <w:rFonts w:ascii="Times New Roman" w:eastAsia="宋体" w:hAnsi="Times New Roman" w:cs="Times New Roman" w:hint="eastAsia"/>
          <w:sz w:val="24"/>
          <w:szCs w:val="24"/>
        </w:rPr>
        <w:t>优异的耐污性。传感器</w:t>
      </w:r>
      <w:r w:rsidR="008D3D93">
        <w:rPr>
          <w:rFonts w:ascii="Times New Roman" w:eastAsia="宋体" w:hAnsi="Times New Roman" w:cs="Times New Roman" w:hint="eastAsia"/>
          <w:sz w:val="24"/>
          <w:szCs w:val="24"/>
        </w:rPr>
        <w:t>利用</w:t>
      </w:r>
      <w:r w:rsidR="008D3D93">
        <w:rPr>
          <w:rFonts w:ascii="Times New Roman" w:eastAsia="宋体" w:hAnsi="Times New Roman" w:cs="Times New Roman" w:hint="eastAsia"/>
          <w:sz w:val="24"/>
          <w:szCs w:val="24"/>
        </w:rPr>
        <w:t>P</w:t>
      </w:r>
      <w:r w:rsidR="008D3D93">
        <w:rPr>
          <w:rFonts w:ascii="Times New Roman" w:eastAsia="宋体" w:hAnsi="Times New Roman" w:cs="Times New Roman"/>
          <w:sz w:val="24"/>
          <w:szCs w:val="24"/>
        </w:rPr>
        <w:t>ANI</w:t>
      </w:r>
      <w:r w:rsidR="008D3D93">
        <w:rPr>
          <w:rFonts w:ascii="Times New Roman" w:eastAsia="宋体" w:hAnsi="Times New Roman" w:cs="Times New Roman" w:hint="eastAsia"/>
          <w:sz w:val="24"/>
          <w:szCs w:val="24"/>
        </w:rPr>
        <w:t>的氧化还原电流作为传感信号，</w:t>
      </w:r>
      <w:r w:rsidR="00DD29C9">
        <w:rPr>
          <w:rFonts w:ascii="Times New Roman" w:eastAsia="宋体" w:hAnsi="Times New Roman" w:cs="Times New Roman" w:hint="eastAsia"/>
          <w:sz w:val="24"/>
          <w:szCs w:val="24"/>
        </w:rPr>
        <w:t>不需要额外的信号试剂，并且在复杂的血清样品中具有低污染的特点。其具有宽线性范围和超低检测限（</w:t>
      </w:r>
      <w:r w:rsidR="00DD29C9">
        <w:rPr>
          <w:rFonts w:ascii="Times New Roman" w:eastAsia="宋体" w:hAnsi="Times New Roman" w:cs="Times New Roman" w:hint="eastAsia"/>
          <w:sz w:val="24"/>
          <w:szCs w:val="24"/>
        </w:rPr>
        <w:t>0</w:t>
      </w:r>
      <w:r w:rsidR="00DD29C9">
        <w:rPr>
          <w:rFonts w:ascii="Times New Roman" w:eastAsia="宋体" w:hAnsi="Times New Roman" w:cs="Times New Roman"/>
          <w:sz w:val="24"/>
          <w:szCs w:val="24"/>
        </w:rPr>
        <w:t xml:space="preserve">.007 </w:t>
      </w:r>
      <w:proofErr w:type="spellStart"/>
      <w:r w:rsidR="00DD29C9">
        <w:rPr>
          <w:rFonts w:ascii="Times New Roman" w:eastAsia="宋体" w:hAnsi="Times New Roman" w:cs="Times New Roman" w:hint="eastAsia"/>
          <w:sz w:val="24"/>
          <w:szCs w:val="24"/>
        </w:rPr>
        <w:t>pg</w:t>
      </w:r>
      <w:proofErr w:type="spellEnd"/>
      <w:r w:rsidR="00DD29C9">
        <w:rPr>
          <w:rFonts w:ascii="Times New Roman" w:eastAsia="宋体" w:hAnsi="Times New Roman" w:cs="Times New Roman"/>
          <w:sz w:val="24"/>
          <w:szCs w:val="24"/>
        </w:rPr>
        <w:t xml:space="preserve"> </w:t>
      </w:r>
      <w:r w:rsidR="00DD29C9">
        <w:rPr>
          <w:rFonts w:ascii="Times New Roman" w:eastAsia="宋体" w:hAnsi="Times New Roman" w:cs="Times New Roman" w:hint="eastAsia"/>
          <w:sz w:val="24"/>
          <w:szCs w:val="24"/>
        </w:rPr>
        <w:t>m</w:t>
      </w:r>
      <w:r w:rsidR="00DD29C9">
        <w:rPr>
          <w:rFonts w:ascii="Times New Roman" w:eastAsia="宋体" w:hAnsi="Times New Roman" w:cs="Times New Roman"/>
          <w:sz w:val="24"/>
          <w:szCs w:val="24"/>
        </w:rPr>
        <w:t>L</w:t>
      </w:r>
      <w:r w:rsidR="00DD29C9" w:rsidRPr="00DD29C9">
        <w:rPr>
          <w:rFonts w:ascii="Times New Roman" w:eastAsia="宋体" w:hAnsi="Times New Roman" w:cs="Times New Roman"/>
          <w:sz w:val="24"/>
          <w:szCs w:val="24"/>
          <w:vertAlign w:val="superscript"/>
        </w:rPr>
        <w:t>-1</w:t>
      </w:r>
      <w:r w:rsidR="00EC31C7">
        <w:rPr>
          <w:rFonts w:ascii="Times New Roman" w:eastAsia="宋体" w:hAnsi="Times New Roman" w:cs="Times New Roman" w:hint="eastAsia"/>
          <w:sz w:val="24"/>
          <w:szCs w:val="24"/>
        </w:rPr>
        <w:t>）</w:t>
      </w:r>
      <w:r w:rsidR="00DD29C9">
        <w:rPr>
          <w:rFonts w:ascii="Times New Roman" w:eastAsia="宋体" w:hAnsi="Times New Roman" w:cs="Times New Roman" w:hint="eastAsia"/>
          <w:sz w:val="24"/>
          <w:szCs w:val="24"/>
        </w:rPr>
        <w:t>，实用性通过真实血清样品中的</w:t>
      </w:r>
      <w:r w:rsidR="00DD29C9">
        <w:rPr>
          <w:rFonts w:ascii="Times New Roman" w:eastAsia="宋体" w:hAnsi="Times New Roman" w:cs="Times New Roman" w:hint="eastAsia"/>
          <w:sz w:val="24"/>
          <w:szCs w:val="24"/>
        </w:rPr>
        <w:t>A</w:t>
      </w:r>
      <w:r w:rsidR="00DD29C9">
        <w:rPr>
          <w:rFonts w:ascii="Times New Roman" w:eastAsia="宋体" w:hAnsi="Times New Roman" w:cs="Times New Roman"/>
          <w:sz w:val="24"/>
          <w:szCs w:val="24"/>
        </w:rPr>
        <w:t>FP</w:t>
      </w:r>
      <w:r w:rsidR="00DD29C9">
        <w:rPr>
          <w:rFonts w:ascii="Times New Roman" w:eastAsia="宋体" w:hAnsi="Times New Roman" w:cs="Times New Roman" w:hint="eastAsia"/>
          <w:sz w:val="24"/>
          <w:szCs w:val="24"/>
        </w:rPr>
        <w:t>检测得到验证。</w:t>
      </w:r>
    </w:p>
    <w:p w:rsidR="005E206F" w:rsidRDefault="00EC31C7" w:rsidP="005E206F">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糖类抗原</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A125</w:t>
      </w:r>
      <w:r>
        <w:rPr>
          <w:rFonts w:ascii="Times New Roman" w:eastAsia="宋体" w:hAnsi="Times New Roman" w:cs="Times New Roman" w:hint="eastAsia"/>
          <w:sz w:val="24"/>
          <w:szCs w:val="24"/>
        </w:rPr>
        <w:t>）是一种</w:t>
      </w:r>
      <w:r w:rsidR="00833555">
        <w:rPr>
          <w:rFonts w:ascii="Times New Roman" w:eastAsia="宋体" w:hAnsi="Times New Roman" w:cs="Times New Roman" w:hint="eastAsia"/>
          <w:sz w:val="24"/>
          <w:szCs w:val="24"/>
        </w:rPr>
        <w:t>高分子</w:t>
      </w:r>
      <w:r>
        <w:rPr>
          <w:rFonts w:ascii="Times New Roman" w:eastAsia="宋体" w:hAnsi="Times New Roman" w:cs="Times New Roman" w:hint="eastAsia"/>
          <w:sz w:val="24"/>
          <w:szCs w:val="24"/>
        </w:rPr>
        <w:t>糖蛋白</w:t>
      </w:r>
      <w:r w:rsidR="00472505">
        <w:rPr>
          <w:rFonts w:ascii="Times New Roman" w:eastAsia="宋体" w:hAnsi="Times New Roman" w:cs="Times New Roman" w:hint="eastAsia"/>
          <w:sz w:val="24"/>
          <w:szCs w:val="24"/>
        </w:rPr>
        <w:t>，</w:t>
      </w:r>
      <w:r w:rsidR="00833555">
        <w:rPr>
          <w:rFonts w:ascii="Times New Roman" w:eastAsia="宋体" w:hAnsi="Times New Roman" w:cs="Times New Roman" w:hint="eastAsia"/>
          <w:sz w:val="24"/>
          <w:szCs w:val="24"/>
        </w:rPr>
        <w:t>是</w:t>
      </w:r>
      <w:r w:rsidR="00472505">
        <w:rPr>
          <w:rFonts w:ascii="Times New Roman" w:eastAsia="宋体" w:hAnsi="Times New Roman" w:cs="Times New Roman" w:hint="eastAsia"/>
          <w:sz w:val="24"/>
          <w:szCs w:val="24"/>
        </w:rPr>
        <w:t>诊断卵巢癌最常用的临床生物标志物</w:t>
      </w:r>
      <w:r w:rsidR="008E47BC">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&lt;EndNote&gt;&lt;Cite&gt;&lt;Author&gt;Paul&lt;/Author&gt;&lt;Year&gt;2017&lt;/Year&gt;&lt;RecNum&gt;424&lt;/RecNum&gt;&lt;DisplayText&gt;[17]&lt;/DisplayText&gt;&lt;record&gt;&lt;rec-number&gt;424&lt;/rec-number&gt;&lt;foreign-keys&gt;&lt;key app="EN" db-id="wfpvea5w2st2f2e00x4pe9ah5s9sdtta05r5" timestamp="1692881939"&gt;424&lt;/key&gt;&lt;key app="ENWeb" db-id=""&gt;0&lt;/key&gt;&lt;/foreign-keys&gt;&lt;ref-type name="Journal Article"&gt;17&lt;/ref-type&gt;&lt;contributors&gt;&lt;authors&gt;&lt;author&gt;Paul, K. Brince&lt;/author&gt;&lt;author&gt;Singh, Vikrant&lt;/author&gt;&lt;author&gt;Vanjari, Siva Rama Krishna&lt;/author&gt;&lt;author&gt;Singh, Shiv Govind&lt;/author&gt;&lt;/authors&gt;&lt;/contributors&gt;&lt;titles&gt;&lt;title&gt;One step biofunctionalized electrospun multiwalled carbon nanotubes embedded zinc oxide nanowire interface for highly sensitive detection of carcinoma antigen-125&lt;/title&gt;&lt;secondary-title&gt;Biosensors and Bioelectronics&lt;/secondary-title&gt;&lt;/titles&gt;&lt;periodical&gt;&lt;full-title&gt;Biosensors and Bioelectronics&lt;/full-title&gt;&lt;/periodical&gt;&lt;pages&gt;144-152&lt;/pages&gt;&lt;volume&gt;88&lt;/volume&gt;&lt;dates&gt;&lt;year&gt;2017&lt;/year&gt;&lt;/dates&gt;&lt;isbn&gt;09565663&lt;/isbn&gt;&lt;urls&gt;&lt;/urls&gt;&lt;electronic-resource-num&gt;10.1016/j.bios.2016.07.114&lt;/electronic-resource-num&gt;&lt;/record&gt;&lt;/Cite&gt;&lt;/EndNote&gt;</w:instrText>
      </w:r>
      <w:r w:rsidR="008E47B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[17]</w:t>
      </w:r>
      <w:r w:rsidR="008E47BC">
        <w:rPr>
          <w:rFonts w:ascii="Times New Roman" w:eastAsia="宋体" w:hAnsi="Times New Roman" w:cs="Times New Roman"/>
          <w:sz w:val="24"/>
          <w:szCs w:val="24"/>
        </w:rPr>
        <w:fldChar w:fldCharType="end"/>
      </w:r>
      <w:r w:rsidR="00472505">
        <w:rPr>
          <w:rFonts w:ascii="Times New Roman" w:eastAsia="宋体" w:hAnsi="Times New Roman" w:cs="Times New Roman" w:hint="eastAsia"/>
          <w:sz w:val="24"/>
          <w:szCs w:val="24"/>
        </w:rPr>
        <w:t>。</w:t>
      </w:r>
      <w:r w:rsidR="00833555">
        <w:rPr>
          <w:rFonts w:ascii="Times New Roman" w:eastAsia="宋体" w:hAnsi="Times New Roman" w:cs="Times New Roman" w:hint="eastAsia"/>
          <w:sz w:val="24"/>
          <w:szCs w:val="24"/>
        </w:rPr>
        <w:t>除此之外，血液中</w:t>
      </w:r>
      <w:r w:rsidR="00833555">
        <w:rPr>
          <w:rFonts w:ascii="Times New Roman" w:eastAsia="宋体" w:hAnsi="Times New Roman" w:cs="Times New Roman" w:hint="eastAsia"/>
          <w:sz w:val="24"/>
          <w:szCs w:val="24"/>
        </w:rPr>
        <w:t>C</w:t>
      </w:r>
      <w:r w:rsidR="00833555">
        <w:rPr>
          <w:rFonts w:ascii="Times New Roman" w:eastAsia="宋体" w:hAnsi="Times New Roman" w:cs="Times New Roman"/>
          <w:sz w:val="24"/>
          <w:szCs w:val="24"/>
        </w:rPr>
        <w:t>A125</w:t>
      </w:r>
      <w:r w:rsidR="00833555">
        <w:rPr>
          <w:rFonts w:ascii="Times New Roman" w:eastAsia="宋体" w:hAnsi="Times New Roman" w:cs="Times New Roman" w:hint="eastAsia"/>
          <w:sz w:val="24"/>
          <w:szCs w:val="24"/>
        </w:rPr>
        <w:t>水平的升高还与乳腺癌、胃癌、肺癌、肠癌等恶性疾病有关</w:t>
      </w:r>
      <w:r w:rsidR="00833555">
        <w:rPr>
          <w:rFonts w:ascii="Times New Roman" w:eastAsia="宋体" w:hAnsi="Times New Roman" w:cs="Times New Roman"/>
          <w:sz w:val="24"/>
          <w:szCs w:val="24"/>
        </w:rPr>
        <w:fldChar w:fldCharType="begin">
          <w:fldData xml:space="preserve">PEVuZE5vdGU+PENpdGU+PEF1dGhvcj5RdTwvQXV0aG9yPjxZZWFyPjIwMjM8L1llYXI+PFJlY051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</w:fldData>
        </w:fldChar>
      </w:r>
      <w:r w:rsidR="00FB3B20">
        <w:rPr>
          <w:rFonts w:ascii="Times New Roman" w:eastAsia="宋体" w:hAnsi="Times New Roman" w:cs="Times New Roman"/>
          <w:sz w:val="24"/>
          <w:szCs w:val="24"/>
        </w:rPr>
        <w:instrText xml:space="preserve"> ADDIN EN.CITE </w:instrText>
      </w:r>
      <w:r w:rsidR="00FB3B20">
        <w:rPr>
          <w:rFonts w:ascii="Times New Roman" w:eastAsia="宋体" w:hAnsi="Times New Roman" w:cs="Times New Roman"/>
          <w:sz w:val="24"/>
          <w:szCs w:val="24"/>
        </w:rPr>
        <w:fldChar w:fldCharType="begin">
          <w:fldData xml:space="preserve">PEVuZE5vdGU+PENpdGU+PEF1dGhvcj5RdTwvQXV0aG9yPjxZZWFyPjIwMjM8L1llYXI+PFJlY051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</w:fldData>
        </w:fldChar>
      </w:r>
      <w:r w:rsidR="00FB3B20">
        <w:rPr>
          <w:rFonts w:ascii="Times New Roman" w:eastAsia="宋体" w:hAnsi="Times New Roman" w:cs="Times New Roman"/>
          <w:sz w:val="24"/>
          <w:szCs w:val="24"/>
        </w:rPr>
        <w:instrText xml:space="preserve"> ADDIN EN.CITE.DATA </w:instrText>
      </w:r>
      <w:r w:rsidR="00FB3B20">
        <w:rPr>
          <w:rFonts w:ascii="Times New Roman" w:eastAsia="宋体" w:hAnsi="Times New Roman" w:cs="Times New Roman"/>
          <w:sz w:val="24"/>
          <w:szCs w:val="24"/>
        </w:rPr>
      </w:r>
      <w:r w:rsidR="00FB3B20">
        <w:rPr>
          <w:rFonts w:ascii="Times New Roman" w:eastAsia="宋体" w:hAnsi="Times New Roman" w:cs="Times New Roman"/>
          <w:sz w:val="24"/>
          <w:szCs w:val="24"/>
        </w:rPr>
        <w:fldChar w:fldCharType="end"/>
      </w:r>
      <w:r w:rsidR="00833555">
        <w:rPr>
          <w:rFonts w:ascii="Times New Roman" w:eastAsia="宋体" w:hAnsi="Times New Roman" w:cs="Times New Roman"/>
          <w:sz w:val="24"/>
          <w:szCs w:val="24"/>
        </w:rPr>
      </w:r>
      <w:r w:rsidR="00833555">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[24, 28]</w:t>
      </w:r>
      <w:r w:rsidR="00833555">
        <w:rPr>
          <w:rFonts w:ascii="Times New Roman" w:eastAsia="宋体" w:hAnsi="Times New Roman" w:cs="Times New Roman"/>
          <w:sz w:val="24"/>
          <w:szCs w:val="24"/>
        </w:rPr>
        <w:fldChar w:fldCharType="end"/>
      </w:r>
      <w:r w:rsidR="00833555">
        <w:rPr>
          <w:rFonts w:ascii="Times New Roman" w:eastAsia="宋体" w:hAnsi="Times New Roman" w:cs="Times New Roman" w:hint="eastAsia"/>
          <w:sz w:val="24"/>
          <w:szCs w:val="24"/>
        </w:rPr>
        <w:t>。</w:t>
      </w:r>
      <w:r w:rsidR="008E47BC">
        <w:rPr>
          <w:rFonts w:ascii="Times New Roman" w:eastAsia="宋体" w:hAnsi="Times New Roman" w:cs="Times New Roman" w:hint="eastAsia"/>
          <w:sz w:val="24"/>
          <w:szCs w:val="24"/>
        </w:rPr>
        <w:t>健康成人血液中的</w:t>
      </w:r>
      <w:r w:rsidR="008E47BC">
        <w:rPr>
          <w:rFonts w:ascii="Times New Roman" w:eastAsia="宋体" w:hAnsi="Times New Roman" w:cs="Times New Roman" w:hint="eastAsia"/>
          <w:sz w:val="24"/>
          <w:szCs w:val="24"/>
        </w:rPr>
        <w:t>C</w:t>
      </w:r>
      <w:r w:rsidR="008E47BC">
        <w:rPr>
          <w:rFonts w:ascii="Times New Roman" w:eastAsia="宋体" w:hAnsi="Times New Roman" w:cs="Times New Roman"/>
          <w:sz w:val="24"/>
          <w:szCs w:val="24"/>
        </w:rPr>
        <w:t>A125</w:t>
      </w:r>
      <w:r w:rsidR="008E47BC">
        <w:rPr>
          <w:rFonts w:ascii="Times New Roman" w:eastAsia="宋体" w:hAnsi="Times New Roman" w:cs="Times New Roman" w:hint="eastAsia"/>
          <w:sz w:val="24"/>
          <w:szCs w:val="24"/>
        </w:rPr>
        <w:t>浓度小于</w:t>
      </w:r>
      <w:r w:rsidR="008E47BC">
        <w:rPr>
          <w:rFonts w:ascii="Times New Roman" w:eastAsia="宋体" w:hAnsi="Times New Roman" w:cs="Times New Roman" w:hint="eastAsia"/>
          <w:sz w:val="24"/>
          <w:szCs w:val="24"/>
        </w:rPr>
        <w:t>3</w:t>
      </w:r>
      <w:r w:rsidR="008E47BC">
        <w:rPr>
          <w:rFonts w:ascii="Times New Roman" w:eastAsia="宋体" w:hAnsi="Times New Roman" w:cs="Times New Roman"/>
          <w:sz w:val="24"/>
          <w:szCs w:val="24"/>
        </w:rPr>
        <w:t xml:space="preserve">5 U </w:t>
      </w:r>
      <w:r w:rsidR="008E47BC">
        <w:rPr>
          <w:rFonts w:ascii="Times New Roman" w:eastAsia="宋体" w:hAnsi="Times New Roman" w:cs="Times New Roman" w:hint="eastAsia"/>
          <w:sz w:val="24"/>
          <w:szCs w:val="24"/>
        </w:rPr>
        <w:t>m</w:t>
      </w:r>
      <w:r w:rsidR="008E47BC">
        <w:rPr>
          <w:rFonts w:ascii="Times New Roman" w:eastAsia="宋体" w:hAnsi="Times New Roman" w:cs="Times New Roman"/>
          <w:sz w:val="24"/>
          <w:szCs w:val="24"/>
        </w:rPr>
        <w:t>L</w:t>
      </w:r>
      <w:r w:rsidR="008E47BC" w:rsidRPr="008E47BC">
        <w:rPr>
          <w:rFonts w:ascii="Times New Roman" w:eastAsia="宋体" w:hAnsi="Times New Roman" w:cs="Times New Roman"/>
          <w:sz w:val="24"/>
          <w:szCs w:val="24"/>
          <w:vertAlign w:val="superscript"/>
        </w:rPr>
        <w:t>-1</w:t>
      </w:r>
      <w:r w:rsidR="008E47BC">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&lt;EndNote&gt;&lt;Cite&gt;&lt;Author&gt;Bangar&lt;/Author&gt;&lt;Year&gt;2009&lt;/Year&gt;&lt;RecNum&gt;423&lt;/RecNum&gt;&lt;DisplayText&gt;[28]&lt;/DisplayText&gt;&lt;record&gt;&lt;rec-number&gt;423&lt;/rec-number&gt;&lt;foreign-keys&gt;&lt;key app="EN" db-id="wfpvea5w2st2f2e00x4pe9ah5s9sdtta05r5" timestamp="1692881874"&gt;423&lt;/key&gt;&lt;/foreign-keys&gt;&lt;ref-type name="Journal Article"&gt;17&lt;/ref-type&gt;&lt;contributors&gt;&lt;authors&gt;&lt;author&gt;Bangar, M. A.&lt;/author&gt;&lt;author&gt;Shirale, D. J.&lt;/author&gt;&lt;author&gt;Chen, W.&lt;/author&gt;&lt;author&gt;Myung, N. V.&lt;/author&gt;&lt;author&gt;Mulchandani, A.&lt;/author&gt;&lt;/authors&gt;&lt;/contributors&gt;&lt;auth-address&gt;Univ Calif Riverside, Dept Chem &amp;amp; Environm Engn, Riverside, CA 92521 USA&amp;#xD;Univ Calif Riverside, Ctr Nanoscale Sci &amp;amp; Engn, Riverside, CA 92521 USA&lt;/auth-address&gt;&lt;titles&gt;&lt;title&gt;Single Conducting Polymer Nanowire Chemiresistive Label-Free Immunosensor for Cancer Biomarker&lt;/title&gt;&lt;secondary-title&gt;Analytical Chemistry&lt;/secondary-title&gt;&lt;alt-title&gt;Anal Chem&lt;/alt-title&gt;&lt;/titles&gt;&lt;periodical&gt;&lt;full-title&gt;Analytical Chemistry&lt;/full-title&gt;&lt;abbr-1&gt;Anal Chem&lt;/abbr-1&gt;&lt;/periodical&gt;&lt;alt-periodical&gt;&lt;full-title&gt;Analytical Chemistry&lt;/full-title&gt;&lt;abbr-1&gt;Anal Chem&lt;/abbr-1&gt;&lt;/alt-periodical&gt;&lt;pages&gt;2168-2175&lt;/pages&gt;&lt;volume&gt;81&lt;/volume&gt;&lt;number&gt;6&lt;/number&gt;&lt;keywords&gt;&lt;keyword&gt;tumor-associated antigen&lt;/keyword&gt;&lt;keyword&gt;monoclonal-antibody&lt;/keyword&gt;&lt;keyword&gt;ovarian-cancer&lt;/keyword&gt;&lt;keyword&gt;ca 125&lt;/keyword&gt;&lt;keyword&gt;protein&lt;/keyword&gt;&lt;keyword&gt;sensor&lt;/keyword&gt;&lt;keyword&gt;fabrication&lt;/keyword&gt;&lt;keyword&gt;nanotubes&lt;/keyword&gt;&lt;keyword&gt;ca125&lt;/keyword&gt;&lt;keyword&gt;film&lt;/keyword&gt;&lt;/keywords&gt;&lt;dates&gt;&lt;year&gt;2009&lt;/year&gt;&lt;pub-dates&gt;&lt;date&gt;Mar 15&lt;/date&gt;&lt;/pub-dates&gt;&lt;/dates&gt;&lt;isbn&gt;0003-2700&lt;/isbn&gt;&lt;accession-num&gt;WOS:000264142000018&lt;/accession-num&gt;&lt;urls&gt;&lt;related-urls&gt;&lt;url&gt;&amp;lt;Go to ISI&amp;gt;://WOS:000264142000018&lt;/url&gt;&lt;/related-urls&gt;&lt;/urls&gt;&lt;electronic-resource-num&gt;10.1021/ac802319f&lt;/electronic-resource-num&gt;&lt;language&gt;English&lt;/language&gt;&lt;/record&gt;&lt;/Cite&gt;&lt;/EndNote&gt;</w:instrText>
      </w:r>
      <w:r w:rsidR="008E47B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[28]</w:t>
      </w:r>
      <w:r w:rsidR="008E47BC">
        <w:rPr>
          <w:rFonts w:ascii="Times New Roman" w:eastAsia="宋体" w:hAnsi="Times New Roman" w:cs="Times New Roman"/>
          <w:sz w:val="24"/>
          <w:szCs w:val="24"/>
        </w:rPr>
        <w:fldChar w:fldCharType="end"/>
      </w:r>
      <w:r w:rsidR="008E47BC">
        <w:rPr>
          <w:rFonts w:ascii="Times New Roman" w:eastAsia="宋体" w:hAnsi="Times New Roman" w:cs="Times New Roman" w:hint="eastAsia"/>
          <w:sz w:val="24"/>
          <w:szCs w:val="24"/>
        </w:rPr>
        <w:t>。</w:t>
      </w:r>
      <w:r w:rsidR="000239CC">
        <w:rPr>
          <w:rFonts w:ascii="Times New Roman" w:eastAsia="宋体" w:hAnsi="Times New Roman" w:cs="Times New Roman" w:hint="eastAsia"/>
          <w:sz w:val="24"/>
          <w:szCs w:val="24"/>
        </w:rPr>
        <w:t>Pan</w:t>
      </w:r>
      <w:r w:rsidR="000239CC">
        <w:rPr>
          <w:rFonts w:ascii="Times New Roman" w:eastAsia="宋体" w:hAnsi="Times New Roman" w:cs="Times New Roman" w:hint="eastAsia"/>
          <w:sz w:val="24"/>
          <w:szCs w:val="24"/>
        </w:rPr>
        <w:t>等人</w:t>
      </w:r>
      <w:r w:rsidR="000239CC">
        <w:rPr>
          <w:rFonts w:ascii="Times New Roman" w:eastAsia="宋体" w:hAnsi="Times New Roman" w:cs="Times New Roman"/>
          <w:sz w:val="24"/>
          <w:szCs w:val="24"/>
        </w:rPr>
        <w:fldChar w:fldCharType="begin"/>
      </w:r>
      <w:r w:rsidR="00FB3B20">
        <w:rPr>
          <w:rFonts w:ascii="Times New Roman" w:eastAsia="宋体" w:hAnsi="Times New Roman" w:cs="Times New Roman"/>
          <w:sz w:val="24"/>
          <w:szCs w:val="24"/>
        </w:rPr>
        <w:instrText xml:space="preserve"> ADDIN EN.CITE &lt;EndNote&gt;&lt;Cite&gt;&lt;Author&gt;Qu&lt;/Author&gt;&lt;Year&gt;2023&lt;/Year&gt;&lt;RecNum&gt;421&lt;/RecNum&gt;&lt;DisplayText&gt;[24]&lt;/DisplayText&gt;&lt;record&gt;&lt;rec-number&gt;421&lt;/rec-number&gt;&lt;foreign-keys&gt;&lt;key app="EN" db-id="wfpvea5w2st2f2e00x4pe9ah5s9sdtta05r5" timestamp="1692881604"&gt;421&lt;/key&gt;&lt;key app="ENWeb" db-id=""&gt;0&lt;/key&gt;&lt;/foreign-keys&gt;&lt;ref-type name="Journal Article"&gt;17&lt;/ref-type&gt;&lt;contributors&gt;&lt;authors&gt;&lt;author&gt;Qu, Lingli&lt;/author&gt;&lt;author&gt;Wu, Mengdie&lt;/author&gt;&lt;author&gt;Zhao, Lu&lt;/author&gt;&lt;author&gt;Li, Jiang&lt;/author&gt;&lt;author&gt;Pan, Hongzhi&lt;/author&gt;&lt;/authors&gt;&lt;/contributors&gt;&lt;titles&gt;&lt;title&gt;A sandwich electrochemical immunosensor based on MXene@dual MOFs for detection of tumor marker CA125&lt;/title&gt;&lt;secondary-title&gt;Microchimica Acta&lt;/secondary-title&gt;&lt;/titles&gt;&lt;periodical&gt;&lt;full-title&gt;Microchimica Acta&lt;/full-title&gt;&lt;/periodical&gt;&lt;pages&gt;147&lt;/pages&gt;&lt;volume&gt;190&lt;/volume&gt;&lt;number&gt;4&lt;/number&gt;&lt;dates&gt;&lt;year&gt;2023&lt;/year&gt;&lt;/dates&gt;&lt;isbn&gt;0026-3672&amp;#xD;1436-5073&lt;/isbn&gt;&lt;urls&gt;&lt;/urls&gt;&lt;electronic-resource-num&gt;10.1007/s00604-023-05719-w&lt;/electronic-resource-num&gt;&lt;/record&gt;&lt;/Cite&gt;&lt;/EndNote&gt;</w:instrText>
      </w:r>
      <w:r w:rsidR="000239C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[24]</w:t>
      </w:r>
      <w:r w:rsidR="000239CC">
        <w:rPr>
          <w:rFonts w:ascii="Times New Roman" w:eastAsia="宋体" w:hAnsi="Times New Roman" w:cs="Times New Roman"/>
          <w:sz w:val="24"/>
          <w:szCs w:val="24"/>
        </w:rPr>
        <w:fldChar w:fldCharType="end"/>
      </w:r>
      <w:r w:rsidR="00E1782E">
        <w:rPr>
          <w:rFonts w:ascii="Times New Roman" w:eastAsia="宋体" w:hAnsi="Times New Roman" w:cs="Times New Roman" w:hint="eastAsia"/>
          <w:sz w:val="24"/>
          <w:szCs w:val="24"/>
        </w:rPr>
        <w:t>构建了一种</w:t>
      </w:r>
      <w:r w:rsidR="002342D6">
        <w:rPr>
          <w:rFonts w:ascii="Times New Roman" w:eastAsia="宋体" w:hAnsi="Times New Roman" w:cs="Times New Roman" w:hint="eastAsia"/>
          <w:sz w:val="24"/>
          <w:szCs w:val="24"/>
        </w:rPr>
        <w:t>双</w:t>
      </w:r>
      <w:r w:rsidR="002342D6">
        <w:rPr>
          <w:rFonts w:ascii="Times New Roman" w:eastAsia="宋体" w:hAnsi="Times New Roman" w:cs="Times New Roman" w:hint="eastAsia"/>
          <w:sz w:val="24"/>
          <w:szCs w:val="24"/>
        </w:rPr>
        <w:t>M</w:t>
      </w:r>
      <w:r w:rsidR="002342D6">
        <w:rPr>
          <w:rFonts w:ascii="Times New Roman" w:eastAsia="宋体" w:hAnsi="Times New Roman" w:cs="Times New Roman"/>
          <w:sz w:val="24"/>
          <w:szCs w:val="24"/>
        </w:rPr>
        <w:t>OF</w:t>
      </w:r>
      <w:r w:rsidR="00E1782E">
        <w:rPr>
          <w:rFonts w:ascii="Times New Roman" w:eastAsia="宋体" w:hAnsi="Times New Roman" w:cs="Times New Roman" w:hint="eastAsia"/>
          <w:sz w:val="24"/>
          <w:szCs w:val="24"/>
        </w:rPr>
        <w:t>三明治型</w:t>
      </w:r>
      <w:proofErr w:type="spellStart"/>
      <w:r w:rsidR="009527EA">
        <w:rPr>
          <w:rFonts w:ascii="Times New Roman" w:eastAsia="宋体" w:hAnsi="Times New Roman" w:cs="Times New Roman"/>
          <w:sz w:val="24"/>
          <w:szCs w:val="24"/>
        </w:rPr>
        <w:t>MX</w:t>
      </w:r>
      <w:r w:rsidR="009527EA">
        <w:rPr>
          <w:rFonts w:ascii="Times New Roman" w:eastAsia="宋体" w:hAnsi="Times New Roman" w:cs="Times New Roman" w:hint="eastAsia"/>
          <w:sz w:val="24"/>
          <w:szCs w:val="24"/>
        </w:rPr>
        <w:t>ene</w:t>
      </w:r>
      <w:proofErr w:type="spellEnd"/>
      <w:r w:rsidR="009527EA">
        <w:rPr>
          <w:rFonts w:ascii="Times New Roman" w:eastAsia="宋体" w:hAnsi="Times New Roman" w:cs="Times New Roman"/>
          <w:sz w:val="24"/>
          <w:szCs w:val="24"/>
        </w:rPr>
        <w:t>/MIL-101(Fe)-NH</w:t>
      </w:r>
      <w:r w:rsidR="009527EA" w:rsidRPr="009527EA">
        <w:rPr>
          <w:rFonts w:ascii="Times New Roman" w:eastAsia="宋体" w:hAnsi="Times New Roman" w:cs="Times New Roman"/>
          <w:sz w:val="24"/>
          <w:szCs w:val="24"/>
          <w:vertAlign w:val="subscript"/>
        </w:rPr>
        <w:t>2</w:t>
      </w:r>
      <w:r w:rsidR="009527EA">
        <w:rPr>
          <w:rFonts w:ascii="Times New Roman" w:eastAsia="宋体" w:hAnsi="Times New Roman" w:cs="Times New Roman"/>
          <w:sz w:val="24"/>
          <w:szCs w:val="24"/>
        </w:rPr>
        <w:t>/UiO66@MB</w:t>
      </w:r>
      <w:r w:rsidR="00E1782E">
        <w:rPr>
          <w:rFonts w:ascii="Times New Roman" w:eastAsia="宋体" w:hAnsi="Times New Roman" w:cs="Times New Roman" w:hint="eastAsia"/>
          <w:sz w:val="24"/>
          <w:szCs w:val="24"/>
        </w:rPr>
        <w:t>电化学免疫传感器</w:t>
      </w:r>
      <w:r w:rsidR="00742796">
        <w:rPr>
          <w:rFonts w:ascii="Times New Roman" w:eastAsia="宋体" w:hAnsi="Times New Roman" w:cs="Times New Roman" w:hint="eastAsia"/>
          <w:sz w:val="24"/>
          <w:szCs w:val="24"/>
        </w:rPr>
        <w:t>（图</w:t>
      </w:r>
      <w:r w:rsidR="00742796">
        <w:rPr>
          <w:rFonts w:ascii="Times New Roman" w:eastAsia="宋体" w:hAnsi="Times New Roman" w:cs="Times New Roman" w:hint="eastAsia"/>
          <w:sz w:val="24"/>
          <w:szCs w:val="24"/>
        </w:rPr>
        <w:t>1d</w:t>
      </w:r>
      <w:r w:rsidR="00742796">
        <w:rPr>
          <w:rFonts w:ascii="Times New Roman" w:eastAsia="宋体" w:hAnsi="Times New Roman" w:cs="Times New Roman" w:hint="eastAsia"/>
          <w:sz w:val="24"/>
          <w:szCs w:val="24"/>
        </w:rPr>
        <w:t>）</w:t>
      </w:r>
      <w:r w:rsidR="00E1782E">
        <w:rPr>
          <w:rFonts w:ascii="Times New Roman" w:eastAsia="宋体" w:hAnsi="Times New Roman" w:cs="Times New Roman" w:hint="eastAsia"/>
          <w:sz w:val="24"/>
          <w:szCs w:val="24"/>
        </w:rPr>
        <w:t>，用于评估血清中的</w:t>
      </w:r>
      <w:r w:rsidR="00E1782E">
        <w:rPr>
          <w:rFonts w:ascii="Times New Roman" w:eastAsia="宋体" w:hAnsi="Times New Roman" w:cs="Times New Roman" w:hint="eastAsia"/>
          <w:sz w:val="24"/>
          <w:szCs w:val="24"/>
        </w:rPr>
        <w:t>C</w:t>
      </w:r>
      <w:r w:rsidR="00E1782E">
        <w:rPr>
          <w:rFonts w:ascii="Times New Roman" w:eastAsia="宋体" w:hAnsi="Times New Roman" w:cs="Times New Roman"/>
          <w:sz w:val="24"/>
          <w:szCs w:val="24"/>
        </w:rPr>
        <w:t>A125</w:t>
      </w:r>
      <w:r w:rsidR="00E1782E">
        <w:rPr>
          <w:rFonts w:ascii="Times New Roman" w:eastAsia="宋体" w:hAnsi="Times New Roman" w:cs="Times New Roman" w:hint="eastAsia"/>
          <w:sz w:val="24"/>
          <w:szCs w:val="24"/>
        </w:rPr>
        <w:t>。</w:t>
      </w:r>
      <w:proofErr w:type="spellStart"/>
      <w:r w:rsidR="009527EA">
        <w:rPr>
          <w:rFonts w:ascii="Times New Roman" w:eastAsia="宋体" w:hAnsi="Times New Roman" w:cs="Times New Roman"/>
          <w:sz w:val="24"/>
          <w:szCs w:val="24"/>
        </w:rPr>
        <w:t>MXene</w:t>
      </w:r>
      <w:proofErr w:type="spellEnd"/>
      <w:r w:rsidR="009527EA">
        <w:rPr>
          <w:rFonts w:ascii="Times New Roman" w:eastAsia="宋体" w:hAnsi="Times New Roman" w:cs="Times New Roman" w:hint="eastAsia"/>
          <w:sz w:val="24"/>
          <w:szCs w:val="24"/>
        </w:rPr>
        <w:t>提高了电极的导</w:t>
      </w:r>
      <w:r w:rsidR="009527EA">
        <w:rPr>
          <w:rFonts w:ascii="Times New Roman" w:eastAsia="宋体" w:hAnsi="Times New Roman" w:cs="Times New Roman" w:hint="eastAsia"/>
          <w:sz w:val="24"/>
          <w:szCs w:val="24"/>
        </w:rPr>
        <w:lastRenderedPageBreak/>
        <w:t>电性。</w:t>
      </w:r>
      <w:r w:rsidR="009527EA">
        <w:rPr>
          <w:rFonts w:ascii="Times New Roman" w:eastAsia="宋体" w:hAnsi="Times New Roman" w:cs="Times New Roman"/>
          <w:sz w:val="24"/>
          <w:szCs w:val="24"/>
        </w:rPr>
        <w:t>MIL-101(Fe)-NH</w:t>
      </w:r>
      <w:r w:rsidR="009527EA" w:rsidRPr="009527EA">
        <w:rPr>
          <w:rFonts w:ascii="Times New Roman" w:eastAsia="宋体" w:hAnsi="Times New Roman" w:cs="Times New Roman"/>
          <w:sz w:val="24"/>
          <w:szCs w:val="24"/>
          <w:vertAlign w:val="subscript"/>
        </w:rPr>
        <w:t>2</w:t>
      </w:r>
      <w:r w:rsidR="009527EA" w:rsidRPr="009527EA">
        <w:rPr>
          <w:rFonts w:ascii="Times New Roman" w:eastAsia="宋体" w:hAnsi="Times New Roman" w:cs="Times New Roman" w:hint="eastAsia"/>
          <w:sz w:val="24"/>
          <w:szCs w:val="24"/>
        </w:rPr>
        <w:t>含有丰富的氨基</w:t>
      </w:r>
      <w:r w:rsidR="009527EA">
        <w:rPr>
          <w:rFonts w:ascii="Times New Roman" w:eastAsia="宋体" w:hAnsi="Times New Roman" w:cs="Times New Roman" w:hint="eastAsia"/>
          <w:sz w:val="24"/>
          <w:szCs w:val="24"/>
        </w:rPr>
        <w:t>，提高了</w:t>
      </w:r>
      <w:proofErr w:type="gramStart"/>
      <w:r w:rsidR="009527EA">
        <w:rPr>
          <w:rFonts w:ascii="Times New Roman" w:eastAsia="宋体" w:hAnsi="Times New Roman" w:cs="Times New Roman" w:hint="eastAsia"/>
          <w:sz w:val="24"/>
          <w:szCs w:val="24"/>
        </w:rPr>
        <w:t>一</w:t>
      </w:r>
      <w:proofErr w:type="gramEnd"/>
      <w:r w:rsidR="009527EA">
        <w:rPr>
          <w:rFonts w:ascii="Times New Roman" w:eastAsia="宋体" w:hAnsi="Times New Roman" w:cs="Times New Roman" w:hint="eastAsia"/>
          <w:sz w:val="24"/>
          <w:szCs w:val="24"/>
        </w:rPr>
        <w:t>抗的负载率，同时</w:t>
      </w:r>
      <w:r w:rsidR="009527EA">
        <w:rPr>
          <w:rFonts w:ascii="Times New Roman" w:eastAsia="宋体" w:hAnsi="Times New Roman" w:cs="Times New Roman" w:hint="eastAsia"/>
          <w:sz w:val="24"/>
          <w:szCs w:val="24"/>
        </w:rPr>
        <w:t>Fe</w:t>
      </w:r>
      <w:r w:rsidR="009527EA">
        <w:rPr>
          <w:rFonts w:ascii="Times New Roman" w:eastAsia="宋体" w:hAnsi="Times New Roman" w:cs="Times New Roman" w:hint="eastAsia"/>
          <w:sz w:val="24"/>
          <w:szCs w:val="24"/>
        </w:rPr>
        <w:t>金属位点具有催化活性，能够催化氧化还原反应。</w:t>
      </w:r>
      <w:r w:rsidR="002342D6">
        <w:rPr>
          <w:rFonts w:ascii="Times New Roman" w:eastAsia="宋体" w:hAnsi="Times New Roman" w:cs="Times New Roman"/>
          <w:sz w:val="24"/>
          <w:szCs w:val="24"/>
        </w:rPr>
        <w:t>UiO66@MB</w:t>
      </w:r>
      <w:r w:rsidR="002342D6">
        <w:rPr>
          <w:rFonts w:ascii="Times New Roman" w:eastAsia="宋体" w:hAnsi="Times New Roman" w:cs="Times New Roman" w:hint="eastAsia"/>
          <w:sz w:val="24"/>
          <w:szCs w:val="24"/>
        </w:rPr>
        <w:t>作为信号放大区，同时</w:t>
      </w:r>
      <w:r w:rsidR="009527EA">
        <w:rPr>
          <w:rFonts w:ascii="Times New Roman" w:eastAsia="宋体" w:hAnsi="Times New Roman" w:cs="Times New Roman" w:hint="eastAsia"/>
          <w:sz w:val="24"/>
          <w:szCs w:val="24"/>
        </w:rPr>
        <w:t>可以</w:t>
      </w:r>
      <w:proofErr w:type="gramStart"/>
      <w:r w:rsidR="009527EA">
        <w:rPr>
          <w:rFonts w:ascii="Times New Roman" w:eastAsia="宋体" w:hAnsi="Times New Roman" w:cs="Times New Roman" w:hint="eastAsia"/>
          <w:sz w:val="24"/>
          <w:szCs w:val="24"/>
        </w:rPr>
        <w:t>增加二抗的</w:t>
      </w:r>
      <w:proofErr w:type="gramEnd"/>
      <w:r w:rsidR="009527EA">
        <w:rPr>
          <w:rFonts w:ascii="Times New Roman" w:eastAsia="宋体" w:hAnsi="Times New Roman" w:cs="Times New Roman" w:hint="eastAsia"/>
          <w:sz w:val="24"/>
          <w:szCs w:val="24"/>
        </w:rPr>
        <w:t>负载率。</w:t>
      </w:r>
      <w:r w:rsidR="002342D6">
        <w:rPr>
          <w:rFonts w:ascii="Times New Roman" w:eastAsia="宋体" w:hAnsi="Times New Roman" w:cs="Times New Roman" w:hint="eastAsia"/>
          <w:sz w:val="24"/>
          <w:szCs w:val="24"/>
        </w:rPr>
        <w:t>双</w:t>
      </w:r>
      <w:r w:rsidR="002342D6">
        <w:rPr>
          <w:rFonts w:ascii="Times New Roman" w:eastAsia="宋体" w:hAnsi="Times New Roman" w:cs="Times New Roman" w:hint="eastAsia"/>
          <w:sz w:val="24"/>
          <w:szCs w:val="24"/>
        </w:rPr>
        <w:t>M</w:t>
      </w:r>
      <w:r w:rsidR="002342D6">
        <w:rPr>
          <w:rFonts w:ascii="Times New Roman" w:eastAsia="宋体" w:hAnsi="Times New Roman" w:cs="Times New Roman"/>
          <w:sz w:val="24"/>
          <w:szCs w:val="24"/>
        </w:rPr>
        <w:t>OF</w:t>
      </w:r>
      <w:r w:rsidR="002342D6">
        <w:rPr>
          <w:rFonts w:ascii="Times New Roman" w:eastAsia="宋体" w:hAnsi="Times New Roman" w:cs="Times New Roman" w:hint="eastAsia"/>
          <w:sz w:val="24"/>
          <w:szCs w:val="24"/>
        </w:rPr>
        <w:t>夹心免疫传感器对</w:t>
      </w:r>
      <w:r w:rsidR="002342D6">
        <w:rPr>
          <w:rFonts w:ascii="Times New Roman" w:eastAsia="宋体" w:hAnsi="Times New Roman" w:cs="Times New Roman" w:hint="eastAsia"/>
          <w:sz w:val="24"/>
          <w:szCs w:val="24"/>
        </w:rPr>
        <w:t>C</w:t>
      </w:r>
      <w:r w:rsidR="002342D6">
        <w:rPr>
          <w:rFonts w:ascii="Times New Roman" w:eastAsia="宋体" w:hAnsi="Times New Roman" w:cs="Times New Roman"/>
          <w:sz w:val="24"/>
          <w:szCs w:val="24"/>
        </w:rPr>
        <w:t>A125</w:t>
      </w:r>
      <w:r w:rsidR="002342D6">
        <w:rPr>
          <w:rFonts w:ascii="Times New Roman" w:eastAsia="宋体" w:hAnsi="Times New Roman" w:cs="Times New Roman" w:hint="eastAsia"/>
          <w:sz w:val="24"/>
          <w:szCs w:val="24"/>
        </w:rPr>
        <w:t>的检测灵敏度高，</w:t>
      </w:r>
      <w:r w:rsidR="00742796">
        <w:rPr>
          <w:rFonts w:ascii="Times New Roman" w:eastAsia="宋体" w:hAnsi="Times New Roman" w:cs="Times New Roman" w:hint="eastAsia"/>
          <w:sz w:val="24"/>
          <w:szCs w:val="24"/>
        </w:rPr>
        <w:t>选择性好（图</w:t>
      </w:r>
      <w:r w:rsidR="00742796">
        <w:rPr>
          <w:rFonts w:ascii="Times New Roman" w:eastAsia="宋体" w:hAnsi="Times New Roman" w:cs="Times New Roman" w:hint="eastAsia"/>
          <w:sz w:val="24"/>
          <w:szCs w:val="24"/>
        </w:rPr>
        <w:t>1e</w:t>
      </w:r>
      <w:r w:rsidR="00742796">
        <w:rPr>
          <w:rFonts w:ascii="Times New Roman" w:eastAsia="宋体" w:hAnsi="Times New Roman" w:cs="Times New Roman" w:hint="eastAsia"/>
          <w:sz w:val="24"/>
          <w:szCs w:val="24"/>
        </w:rPr>
        <w:t>），检测范围宽（图</w:t>
      </w:r>
      <w:r w:rsidR="00742796">
        <w:rPr>
          <w:rFonts w:ascii="Times New Roman" w:eastAsia="宋体" w:hAnsi="Times New Roman" w:cs="Times New Roman" w:hint="eastAsia"/>
          <w:sz w:val="24"/>
          <w:szCs w:val="24"/>
        </w:rPr>
        <w:t>1f</w:t>
      </w:r>
      <w:r w:rsidR="00742796">
        <w:rPr>
          <w:rFonts w:ascii="Times New Roman" w:eastAsia="宋体" w:hAnsi="Times New Roman" w:cs="Times New Roman" w:hint="eastAsia"/>
          <w:sz w:val="24"/>
          <w:szCs w:val="24"/>
        </w:rPr>
        <w:t>），</w:t>
      </w:r>
      <w:r w:rsidR="002342D6">
        <w:rPr>
          <w:rFonts w:ascii="Times New Roman" w:eastAsia="宋体" w:hAnsi="Times New Roman" w:cs="Times New Roman" w:hint="eastAsia"/>
          <w:sz w:val="24"/>
          <w:szCs w:val="24"/>
        </w:rPr>
        <w:t>检测限为</w:t>
      </w:r>
      <w:r w:rsidR="002342D6">
        <w:rPr>
          <w:rFonts w:ascii="Times New Roman" w:eastAsia="宋体" w:hAnsi="Times New Roman" w:cs="Times New Roman" w:hint="eastAsia"/>
          <w:sz w:val="24"/>
          <w:szCs w:val="24"/>
        </w:rPr>
        <w:t>0</w:t>
      </w:r>
      <w:r w:rsidR="002342D6">
        <w:rPr>
          <w:rFonts w:ascii="Times New Roman" w:eastAsia="宋体" w:hAnsi="Times New Roman" w:cs="Times New Roman"/>
          <w:sz w:val="24"/>
          <w:szCs w:val="24"/>
        </w:rPr>
        <w:t xml:space="preserve">.006 U </w:t>
      </w:r>
      <w:r w:rsidR="002342D6">
        <w:rPr>
          <w:rFonts w:ascii="Times New Roman" w:eastAsia="宋体" w:hAnsi="Times New Roman" w:cs="Times New Roman" w:hint="eastAsia"/>
          <w:sz w:val="24"/>
          <w:szCs w:val="24"/>
        </w:rPr>
        <w:t>m</w:t>
      </w:r>
      <w:r w:rsidR="002342D6">
        <w:rPr>
          <w:rFonts w:ascii="Times New Roman" w:eastAsia="宋体" w:hAnsi="Times New Roman" w:cs="Times New Roman"/>
          <w:sz w:val="24"/>
          <w:szCs w:val="24"/>
        </w:rPr>
        <w:t>L</w:t>
      </w:r>
      <w:r w:rsidR="002342D6" w:rsidRPr="002342D6">
        <w:rPr>
          <w:rFonts w:ascii="Times New Roman" w:eastAsia="宋体" w:hAnsi="Times New Roman" w:cs="Times New Roman"/>
          <w:sz w:val="24"/>
          <w:szCs w:val="24"/>
          <w:vertAlign w:val="superscript"/>
        </w:rPr>
        <w:t>-1</w:t>
      </w:r>
      <w:r w:rsidR="002342D6">
        <w:rPr>
          <w:rFonts w:ascii="Times New Roman" w:eastAsia="宋体" w:hAnsi="Times New Roman" w:cs="Times New Roman" w:hint="eastAsia"/>
          <w:sz w:val="24"/>
          <w:szCs w:val="24"/>
        </w:rPr>
        <w:t>。</w:t>
      </w:r>
      <w:r w:rsidR="00AD0D76">
        <w:rPr>
          <w:rFonts w:ascii="Times New Roman" w:eastAsia="宋体" w:hAnsi="Times New Roman" w:cs="Times New Roman" w:hint="eastAsia"/>
          <w:sz w:val="24"/>
          <w:szCs w:val="24"/>
        </w:rPr>
        <w:t>制备的免疫传感器与医院检测常用的化学发光免疫法对比，检测结果具有很高的一致性。同时采用标准添加法</w:t>
      </w:r>
      <w:r w:rsidR="007A2079">
        <w:rPr>
          <w:rFonts w:ascii="Times New Roman" w:eastAsia="宋体" w:hAnsi="Times New Roman" w:cs="Times New Roman" w:hint="eastAsia"/>
          <w:sz w:val="24"/>
          <w:szCs w:val="24"/>
        </w:rPr>
        <w:t>验证了传感器的可行性和准确性。</w:t>
      </w:r>
      <w:r w:rsidR="007A2079">
        <w:rPr>
          <w:rFonts w:ascii="Times New Roman" w:eastAsia="宋体" w:hAnsi="Times New Roman" w:cs="Times New Roman" w:hint="eastAsia"/>
          <w:sz w:val="24"/>
          <w:szCs w:val="24"/>
        </w:rPr>
        <w:t>Dong</w:t>
      </w:r>
      <w:r w:rsidR="007A2079">
        <w:rPr>
          <w:rFonts w:ascii="Times New Roman" w:eastAsia="宋体" w:hAnsi="Times New Roman" w:cs="Times New Roman" w:hint="eastAsia"/>
          <w:sz w:val="24"/>
          <w:szCs w:val="24"/>
        </w:rPr>
        <w:t>等人</w:t>
      </w:r>
      <w:r w:rsidR="000475BE">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&lt;EndNote&gt;&lt;Cite&gt;&lt;Author&gt;An&lt;/Author&gt;&lt;Year&gt;2022&lt;/Year&gt;&lt;RecNum&gt;425&lt;/RecNum&gt;&lt;DisplayText&gt;[29]&lt;/DisplayText&gt;&lt;record&gt;&lt;rec-number&gt;425&lt;/rec-number&gt;&lt;foreign-keys&gt;&lt;key app="EN" db-id="wfpvea5w2st2f2e00x4pe9ah5s9sdtta05r5" timestamp="1692956830"&gt;425&lt;/key&gt;&lt;key app="ENWeb" db-id=""&gt;0&lt;/key&gt;&lt;/foreign-keys&gt;&lt;ref-type name="Journal Article"&gt;17&lt;/ref-type&gt;&lt;contributors&gt;&lt;authors&gt;&lt;author&gt;An, Yaqi&lt;/author&gt;&lt;author&gt;Dong, Sheying&lt;/author&gt;&lt;author&gt;Chen, Hao&lt;/author&gt;&lt;author&gt;Guan, Li&lt;/author&gt;&lt;author&gt;Huang, Tinglin&lt;/author&gt;&lt;/authors&gt;&lt;/contributors&gt;&lt;titles&gt;&lt;title&gt;Ce-MOF/COF/carbon nanotube hybrid composite: Construction of efficient electrochemical immune platform for amplifying detection performance of CA125&lt;/title&gt;&lt;secondary-title&gt;Bioelectrochemistry&lt;/secondary-title&gt;&lt;/titles&gt;&lt;periodical&gt;&lt;full-title&gt;Bioelectrochemistry&lt;/full-title&gt;&lt;/periodical&gt;&lt;pages&gt;108201&lt;/pages&gt;&lt;volume&gt;147&lt;/volume&gt;&lt;dates&gt;&lt;year&gt;2022&lt;/year&gt;&lt;/dates&gt;&lt;isbn&gt;15675394&lt;/isbn&gt;&lt;urls&gt;&lt;/urls&gt;&lt;electronic-resource-num&gt;10.1016/j.bioelechem.2022.108201&lt;/electronic-resource-num&gt;&lt;/record&gt;&lt;/Cite&gt;&lt;/EndNote&gt;</w:instrText>
      </w:r>
      <w:r w:rsidR="000475BE">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[29]</w:t>
      </w:r>
      <w:r w:rsidR="000475BE">
        <w:rPr>
          <w:rFonts w:ascii="Times New Roman" w:eastAsia="宋体" w:hAnsi="Times New Roman" w:cs="Times New Roman"/>
          <w:sz w:val="24"/>
          <w:szCs w:val="24"/>
        </w:rPr>
        <w:fldChar w:fldCharType="end"/>
      </w:r>
      <w:r w:rsidR="000475BE" w:rsidRPr="000475BE">
        <w:rPr>
          <w:rFonts w:ascii="Times New Roman" w:eastAsia="宋体" w:hAnsi="Times New Roman" w:cs="Times New Roman" w:hint="eastAsia"/>
          <w:sz w:val="24"/>
          <w:szCs w:val="24"/>
        </w:rPr>
        <w:t>巧妙地</w:t>
      </w:r>
      <w:r w:rsidR="00B6350F">
        <w:rPr>
          <w:rFonts w:ascii="Times New Roman" w:eastAsia="宋体" w:hAnsi="Times New Roman" w:cs="Times New Roman" w:hint="eastAsia"/>
          <w:sz w:val="24"/>
          <w:szCs w:val="24"/>
        </w:rPr>
        <w:t>设计合成了</w:t>
      </w:r>
      <w:r w:rsidR="000475BE" w:rsidRPr="000475BE">
        <w:rPr>
          <w:rFonts w:ascii="Times New Roman" w:eastAsia="宋体" w:hAnsi="Times New Roman" w:cs="Times New Roman"/>
          <w:sz w:val="24"/>
          <w:szCs w:val="24"/>
        </w:rPr>
        <w:t>MOF</w:t>
      </w:r>
      <w:r w:rsidR="000A5363">
        <w:rPr>
          <w:rFonts w:ascii="Times New Roman" w:eastAsia="宋体" w:hAnsi="Times New Roman" w:cs="Times New Roman" w:hint="eastAsia"/>
          <w:sz w:val="24"/>
          <w:szCs w:val="24"/>
        </w:rPr>
        <w:t>、</w:t>
      </w:r>
      <w:r w:rsidR="000A5363">
        <w:rPr>
          <w:rFonts w:ascii="Times New Roman" w:eastAsia="宋体" w:hAnsi="Times New Roman" w:cs="Times New Roman"/>
          <w:sz w:val="24"/>
          <w:szCs w:val="24"/>
        </w:rPr>
        <w:t>COF</w:t>
      </w:r>
      <w:r w:rsidR="000A5363">
        <w:rPr>
          <w:rFonts w:ascii="Times New Roman" w:eastAsia="宋体" w:hAnsi="Times New Roman" w:cs="Times New Roman" w:hint="eastAsia"/>
          <w:sz w:val="24"/>
          <w:szCs w:val="24"/>
        </w:rPr>
        <w:t>和</w:t>
      </w:r>
      <w:r w:rsidR="000A5363">
        <w:rPr>
          <w:rFonts w:ascii="Times New Roman" w:eastAsia="宋体" w:hAnsi="Times New Roman" w:cs="Times New Roman" w:hint="eastAsia"/>
          <w:sz w:val="24"/>
          <w:szCs w:val="24"/>
        </w:rPr>
        <w:t>C</w:t>
      </w:r>
      <w:r w:rsidR="000A5363">
        <w:rPr>
          <w:rFonts w:ascii="Times New Roman" w:eastAsia="宋体" w:hAnsi="Times New Roman" w:cs="Times New Roman"/>
          <w:sz w:val="24"/>
          <w:szCs w:val="24"/>
        </w:rPr>
        <w:t>NT</w:t>
      </w:r>
      <w:r w:rsidR="00B6350F">
        <w:rPr>
          <w:rFonts w:ascii="Times New Roman" w:eastAsia="宋体" w:hAnsi="Times New Roman" w:cs="Times New Roman" w:hint="eastAsia"/>
          <w:sz w:val="24"/>
          <w:szCs w:val="24"/>
        </w:rPr>
        <w:t>杂化材料，构建了</w:t>
      </w:r>
      <w:r w:rsidR="00B6350F">
        <w:rPr>
          <w:rFonts w:ascii="Times New Roman" w:eastAsia="宋体" w:hAnsi="Times New Roman" w:cs="Times New Roman" w:hint="eastAsia"/>
          <w:sz w:val="24"/>
          <w:szCs w:val="24"/>
        </w:rPr>
        <w:t>C</w:t>
      </w:r>
      <w:r w:rsidR="00B6350F">
        <w:rPr>
          <w:rFonts w:ascii="Times New Roman" w:eastAsia="宋体" w:hAnsi="Times New Roman" w:cs="Times New Roman"/>
          <w:sz w:val="24"/>
          <w:szCs w:val="24"/>
        </w:rPr>
        <w:t>A125</w:t>
      </w:r>
      <w:r w:rsidR="00B6350F">
        <w:rPr>
          <w:rFonts w:ascii="Times New Roman" w:eastAsia="宋体" w:hAnsi="Times New Roman" w:cs="Times New Roman" w:hint="eastAsia"/>
          <w:sz w:val="24"/>
          <w:szCs w:val="24"/>
        </w:rPr>
        <w:t>无标记免疫传感器。</w:t>
      </w:r>
      <w:r w:rsidR="00E2223D">
        <w:rPr>
          <w:rFonts w:ascii="Times New Roman" w:eastAsia="宋体" w:hAnsi="Times New Roman" w:cs="Times New Roman" w:hint="eastAsia"/>
          <w:sz w:val="24"/>
          <w:szCs w:val="24"/>
        </w:rPr>
        <w:t>首先使用对苯二</w:t>
      </w:r>
      <w:proofErr w:type="gramStart"/>
      <w:r w:rsidR="00E2223D">
        <w:rPr>
          <w:rFonts w:ascii="Times New Roman" w:eastAsia="宋体" w:hAnsi="Times New Roman" w:cs="Times New Roman" w:hint="eastAsia"/>
          <w:sz w:val="24"/>
          <w:szCs w:val="24"/>
        </w:rPr>
        <w:t>腈</w:t>
      </w:r>
      <w:proofErr w:type="gramEnd"/>
      <w:r w:rsidR="00E2223D">
        <w:rPr>
          <w:rFonts w:ascii="Times New Roman" w:eastAsia="宋体" w:hAnsi="Times New Roman" w:cs="Times New Roman" w:hint="eastAsia"/>
          <w:sz w:val="24"/>
          <w:szCs w:val="24"/>
        </w:rPr>
        <w:t>、</w:t>
      </w:r>
      <w:r w:rsidR="00E2223D">
        <w:rPr>
          <w:rFonts w:ascii="Times New Roman" w:eastAsia="宋体" w:hAnsi="Times New Roman" w:cs="Times New Roman" w:hint="eastAsia"/>
          <w:sz w:val="24"/>
          <w:szCs w:val="24"/>
        </w:rPr>
        <w:t>Zn</w:t>
      </w:r>
      <w:r w:rsidR="00E2223D">
        <w:rPr>
          <w:rFonts w:ascii="Times New Roman" w:eastAsia="宋体" w:hAnsi="Times New Roman" w:cs="Times New Roman"/>
          <w:sz w:val="24"/>
          <w:szCs w:val="24"/>
        </w:rPr>
        <w:t>C</w:t>
      </w:r>
      <w:r w:rsidR="00E2223D">
        <w:rPr>
          <w:rFonts w:ascii="Times New Roman" w:eastAsia="宋体" w:hAnsi="Times New Roman" w:cs="Times New Roman" w:hint="eastAsia"/>
          <w:sz w:val="24"/>
          <w:szCs w:val="24"/>
        </w:rPr>
        <w:t>l</w:t>
      </w:r>
      <w:r w:rsidR="00E2223D" w:rsidRPr="005E206F">
        <w:rPr>
          <w:rFonts w:ascii="Times New Roman" w:eastAsia="宋体" w:hAnsi="Times New Roman" w:cs="Times New Roman"/>
          <w:sz w:val="24"/>
          <w:szCs w:val="24"/>
          <w:vertAlign w:val="subscript"/>
        </w:rPr>
        <w:t>2</w:t>
      </w:r>
      <w:r w:rsidR="00E2223D">
        <w:rPr>
          <w:rFonts w:ascii="Times New Roman" w:eastAsia="宋体" w:hAnsi="Times New Roman" w:cs="Times New Roman" w:hint="eastAsia"/>
          <w:sz w:val="24"/>
          <w:szCs w:val="24"/>
        </w:rPr>
        <w:t>和</w:t>
      </w:r>
      <w:r w:rsidR="00E2223D">
        <w:rPr>
          <w:rFonts w:ascii="Times New Roman" w:eastAsia="宋体" w:hAnsi="Times New Roman" w:cs="Times New Roman" w:hint="eastAsia"/>
          <w:sz w:val="24"/>
          <w:szCs w:val="24"/>
        </w:rPr>
        <w:t>C</w:t>
      </w:r>
      <w:r w:rsidR="00E2223D">
        <w:rPr>
          <w:rFonts w:ascii="Times New Roman" w:eastAsia="宋体" w:hAnsi="Times New Roman" w:cs="Times New Roman"/>
          <w:sz w:val="24"/>
          <w:szCs w:val="24"/>
        </w:rPr>
        <w:t>NT</w:t>
      </w:r>
      <w:r w:rsidR="00E2223D">
        <w:rPr>
          <w:rFonts w:ascii="Times New Roman" w:eastAsia="宋体" w:hAnsi="Times New Roman" w:cs="Times New Roman" w:hint="eastAsia"/>
          <w:sz w:val="24"/>
          <w:szCs w:val="24"/>
        </w:rPr>
        <w:t>混合，经研磨、煅烧过程制备</w:t>
      </w:r>
      <w:r w:rsidR="00E2223D">
        <w:rPr>
          <w:rFonts w:ascii="Times New Roman" w:eastAsia="宋体" w:hAnsi="Times New Roman" w:cs="Times New Roman" w:hint="eastAsia"/>
          <w:sz w:val="24"/>
          <w:szCs w:val="24"/>
        </w:rPr>
        <w:t>T</w:t>
      </w:r>
      <w:r w:rsidR="00E2223D">
        <w:rPr>
          <w:rFonts w:ascii="Times New Roman" w:eastAsia="宋体" w:hAnsi="Times New Roman" w:cs="Times New Roman"/>
          <w:sz w:val="24"/>
          <w:szCs w:val="24"/>
        </w:rPr>
        <w:t>PN-COF/CNT</w:t>
      </w:r>
      <w:r w:rsidR="00E2223D">
        <w:rPr>
          <w:rFonts w:ascii="Times New Roman" w:eastAsia="宋体" w:hAnsi="Times New Roman" w:cs="Times New Roman" w:hint="eastAsia"/>
          <w:sz w:val="24"/>
          <w:szCs w:val="24"/>
        </w:rPr>
        <w:t>。然后</w:t>
      </w:r>
      <w:r w:rsidR="005E206F">
        <w:rPr>
          <w:rFonts w:ascii="Times New Roman" w:eastAsia="宋体" w:hAnsi="Times New Roman" w:cs="Times New Roman" w:hint="eastAsia"/>
          <w:sz w:val="24"/>
          <w:szCs w:val="24"/>
        </w:rPr>
        <w:t>将其置于含有</w:t>
      </w:r>
      <w:r w:rsidR="005E206F">
        <w:rPr>
          <w:rFonts w:ascii="Times New Roman" w:eastAsia="宋体" w:hAnsi="Times New Roman" w:cs="Times New Roman" w:hint="eastAsia"/>
          <w:sz w:val="24"/>
          <w:szCs w:val="24"/>
        </w:rPr>
        <w:t>Ce</w:t>
      </w:r>
      <w:r w:rsidR="005E206F">
        <w:rPr>
          <w:rFonts w:ascii="Times New Roman" w:eastAsia="宋体" w:hAnsi="Times New Roman" w:cs="Times New Roman"/>
          <w:sz w:val="24"/>
          <w:szCs w:val="24"/>
        </w:rPr>
        <w:t>(NO</w:t>
      </w:r>
      <w:r w:rsidR="005E206F" w:rsidRPr="00004C4E">
        <w:rPr>
          <w:rFonts w:ascii="Times New Roman" w:eastAsia="宋体" w:hAnsi="Times New Roman" w:cs="Times New Roman"/>
          <w:sz w:val="24"/>
          <w:szCs w:val="24"/>
          <w:vertAlign w:val="subscript"/>
        </w:rPr>
        <w:t>3</w:t>
      </w:r>
      <w:r w:rsidR="005E206F">
        <w:rPr>
          <w:rFonts w:ascii="Times New Roman" w:eastAsia="宋体" w:hAnsi="Times New Roman" w:cs="Times New Roman"/>
          <w:sz w:val="24"/>
          <w:szCs w:val="24"/>
        </w:rPr>
        <w:t>)</w:t>
      </w:r>
      <w:r w:rsidR="005E206F" w:rsidRPr="00004C4E">
        <w:rPr>
          <w:rFonts w:ascii="Times New Roman" w:eastAsia="宋体" w:hAnsi="Times New Roman" w:cs="Times New Roman"/>
          <w:sz w:val="24"/>
          <w:szCs w:val="24"/>
          <w:vertAlign w:val="subscript"/>
        </w:rPr>
        <w:t>3</w:t>
      </w:r>
      <w:r w:rsidR="005E206F">
        <w:rPr>
          <w:rFonts w:ascii="Times New Roman" w:eastAsia="宋体" w:hAnsi="Times New Roman" w:cs="Times New Roman" w:hint="eastAsia"/>
          <w:sz w:val="24"/>
          <w:szCs w:val="24"/>
        </w:rPr>
        <w:t>·</w:t>
      </w:r>
      <w:r w:rsidR="005E206F">
        <w:rPr>
          <w:rFonts w:ascii="Times New Roman" w:eastAsia="宋体" w:hAnsi="Times New Roman" w:cs="Times New Roman"/>
          <w:sz w:val="24"/>
          <w:szCs w:val="24"/>
        </w:rPr>
        <w:t>6 H</w:t>
      </w:r>
      <w:r w:rsidR="005E206F" w:rsidRPr="00004C4E">
        <w:rPr>
          <w:rFonts w:ascii="Times New Roman" w:eastAsia="宋体" w:hAnsi="Times New Roman" w:cs="Times New Roman"/>
          <w:sz w:val="24"/>
          <w:szCs w:val="24"/>
          <w:vertAlign w:val="subscript"/>
        </w:rPr>
        <w:t>2</w:t>
      </w:r>
      <w:r w:rsidR="005E206F">
        <w:rPr>
          <w:rFonts w:ascii="Times New Roman" w:eastAsia="宋体" w:hAnsi="Times New Roman" w:cs="Times New Roman"/>
          <w:sz w:val="24"/>
          <w:szCs w:val="24"/>
        </w:rPr>
        <w:t>O</w:t>
      </w:r>
      <w:r w:rsidR="005E206F">
        <w:rPr>
          <w:rFonts w:ascii="Times New Roman" w:eastAsia="宋体" w:hAnsi="Times New Roman" w:cs="Times New Roman" w:hint="eastAsia"/>
          <w:sz w:val="24"/>
          <w:szCs w:val="24"/>
        </w:rPr>
        <w:t>和</w:t>
      </w:r>
      <w:proofErr w:type="gramStart"/>
      <w:r w:rsidR="005E206F">
        <w:rPr>
          <w:rFonts w:ascii="Times New Roman" w:eastAsia="宋体" w:hAnsi="Times New Roman" w:cs="Times New Roman" w:hint="eastAsia"/>
          <w:sz w:val="24"/>
          <w:szCs w:val="24"/>
        </w:rPr>
        <w:t>均苯三</w:t>
      </w:r>
      <w:proofErr w:type="gramEnd"/>
      <w:r w:rsidR="005E206F">
        <w:rPr>
          <w:rFonts w:ascii="Times New Roman" w:eastAsia="宋体" w:hAnsi="Times New Roman" w:cs="Times New Roman" w:hint="eastAsia"/>
          <w:sz w:val="24"/>
          <w:szCs w:val="24"/>
        </w:rPr>
        <w:t>甲酸的</w:t>
      </w:r>
      <w:r w:rsidR="005E206F">
        <w:rPr>
          <w:rFonts w:ascii="Times New Roman" w:eastAsia="宋体" w:hAnsi="Times New Roman" w:cs="Times New Roman" w:hint="eastAsia"/>
          <w:sz w:val="24"/>
          <w:szCs w:val="24"/>
        </w:rPr>
        <w:t>Ce</w:t>
      </w:r>
      <w:r w:rsidR="005E206F">
        <w:rPr>
          <w:rFonts w:ascii="Times New Roman" w:eastAsia="宋体" w:hAnsi="Times New Roman" w:cs="Times New Roman"/>
          <w:sz w:val="24"/>
          <w:szCs w:val="24"/>
        </w:rPr>
        <w:t>-MOF</w:t>
      </w:r>
      <w:r w:rsidR="005E206F">
        <w:rPr>
          <w:rFonts w:ascii="Times New Roman" w:eastAsia="宋体" w:hAnsi="Times New Roman" w:cs="Times New Roman" w:hint="eastAsia"/>
          <w:sz w:val="24"/>
          <w:szCs w:val="24"/>
        </w:rPr>
        <w:t>合成体系中得到</w:t>
      </w:r>
      <w:r w:rsidR="005E206F">
        <w:rPr>
          <w:rFonts w:ascii="Times New Roman" w:eastAsia="宋体" w:hAnsi="Times New Roman" w:cs="Times New Roman" w:hint="eastAsia"/>
          <w:sz w:val="24"/>
          <w:szCs w:val="24"/>
        </w:rPr>
        <w:t>Ce</w:t>
      </w:r>
      <w:r w:rsidR="005E206F">
        <w:rPr>
          <w:rFonts w:ascii="Times New Roman" w:eastAsia="宋体" w:hAnsi="Times New Roman" w:cs="Times New Roman"/>
          <w:sz w:val="24"/>
          <w:szCs w:val="24"/>
        </w:rPr>
        <w:t>-MOF/</w:t>
      </w:r>
      <w:r w:rsidR="005E206F">
        <w:rPr>
          <w:rFonts w:ascii="Times New Roman" w:eastAsia="宋体" w:hAnsi="Times New Roman" w:cs="Times New Roman" w:hint="eastAsia"/>
          <w:sz w:val="24"/>
          <w:szCs w:val="24"/>
        </w:rPr>
        <w:t>T</w:t>
      </w:r>
      <w:r w:rsidR="005E206F">
        <w:rPr>
          <w:rFonts w:ascii="Times New Roman" w:eastAsia="宋体" w:hAnsi="Times New Roman" w:cs="Times New Roman"/>
          <w:sz w:val="24"/>
          <w:szCs w:val="24"/>
        </w:rPr>
        <w:t>PN-COF/CNT</w:t>
      </w:r>
      <w:r w:rsidR="005E206F">
        <w:rPr>
          <w:rFonts w:ascii="Times New Roman" w:eastAsia="宋体" w:hAnsi="Times New Roman" w:cs="Times New Roman" w:hint="eastAsia"/>
          <w:sz w:val="24"/>
          <w:szCs w:val="24"/>
        </w:rPr>
        <w:t>。将得到的混合产物悬浮液浇铸在与处理后的碳糊电极</w:t>
      </w:r>
      <w:r w:rsidR="00A84268">
        <w:rPr>
          <w:rFonts w:ascii="Times New Roman" w:eastAsia="宋体" w:hAnsi="Times New Roman" w:cs="Times New Roman" w:hint="eastAsia"/>
          <w:sz w:val="24"/>
          <w:szCs w:val="24"/>
        </w:rPr>
        <w:t>（</w:t>
      </w:r>
      <w:r w:rsidR="00A84268">
        <w:rPr>
          <w:rFonts w:ascii="Times New Roman" w:eastAsia="宋体" w:hAnsi="Times New Roman" w:cs="Times New Roman" w:hint="eastAsia"/>
          <w:sz w:val="24"/>
          <w:szCs w:val="24"/>
        </w:rPr>
        <w:t>C</w:t>
      </w:r>
      <w:r w:rsidR="00A84268">
        <w:rPr>
          <w:rFonts w:ascii="Times New Roman" w:eastAsia="宋体" w:hAnsi="Times New Roman" w:cs="Times New Roman"/>
          <w:sz w:val="24"/>
          <w:szCs w:val="24"/>
        </w:rPr>
        <w:t>PE</w:t>
      </w:r>
      <w:r w:rsidR="00A84268">
        <w:rPr>
          <w:rFonts w:ascii="Times New Roman" w:eastAsia="宋体" w:hAnsi="Times New Roman" w:cs="Times New Roman" w:hint="eastAsia"/>
          <w:sz w:val="24"/>
          <w:szCs w:val="24"/>
        </w:rPr>
        <w:t>）</w:t>
      </w:r>
      <w:r w:rsidR="005E206F">
        <w:rPr>
          <w:rFonts w:ascii="Times New Roman" w:eastAsia="宋体" w:hAnsi="Times New Roman" w:cs="Times New Roman" w:hint="eastAsia"/>
          <w:sz w:val="24"/>
          <w:szCs w:val="24"/>
        </w:rPr>
        <w:t>上，然后将抗</w:t>
      </w:r>
      <w:r w:rsidR="005E206F">
        <w:rPr>
          <w:rFonts w:ascii="Times New Roman" w:eastAsia="宋体" w:hAnsi="Times New Roman" w:cs="Times New Roman" w:hint="eastAsia"/>
          <w:sz w:val="24"/>
          <w:szCs w:val="24"/>
        </w:rPr>
        <w:t>C</w:t>
      </w:r>
      <w:r w:rsidR="005E206F">
        <w:rPr>
          <w:rFonts w:ascii="Times New Roman" w:eastAsia="宋体" w:hAnsi="Times New Roman" w:cs="Times New Roman"/>
          <w:sz w:val="24"/>
          <w:szCs w:val="24"/>
        </w:rPr>
        <w:t>A125</w:t>
      </w:r>
      <w:r w:rsidR="005E206F">
        <w:rPr>
          <w:rFonts w:ascii="Times New Roman" w:eastAsia="宋体" w:hAnsi="Times New Roman" w:cs="Times New Roman" w:hint="eastAsia"/>
          <w:sz w:val="24"/>
          <w:szCs w:val="24"/>
        </w:rPr>
        <w:t>和牛血清白蛋白（</w:t>
      </w:r>
      <w:r w:rsidR="005E206F">
        <w:rPr>
          <w:rFonts w:ascii="Times New Roman" w:eastAsia="宋体" w:hAnsi="Times New Roman" w:cs="Times New Roman" w:hint="eastAsia"/>
          <w:sz w:val="24"/>
          <w:szCs w:val="24"/>
        </w:rPr>
        <w:t>B</w:t>
      </w:r>
      <w:r w:rsidR="005E206F">
        <w:rPr>
          <w:rFonts w:ascii="Times New Roman" w:eastAsia="宋体" w:hAnsi="Times New Roman" w:cs="Times New Roman"/>
          <w:sz w:val="24"/>
          <w:szCs w:val="24"/>
        </w:rPr>
        <w:t>SA</w:t>
      </w:r>
      <w:r w:rsidR="005E206F">
        <w:rPr>
          <w:rFonts w:ascii="Times New Roman" w:eastAsia="宋体" w:hAnsi="Times New Roman" w:cs="Times New Roman" w:hint="eastAsia"/>
          <w:sz w:val="24"/>
          <w:szCs w:val="24"/>
        </w:rPr>
        <w:t>）滴在电极上并干燥。</w:t>
      </w:r>
      <w:r w:rsidR="00A84268">
        <w:rPr>
          <w:rFonts w:ascii="Times New Roman" w:eastAsia="宋体" w:hAnsi="Times New Roman" w:cs="Times New Roman" w:hint="eastAsia"/>
          <w:sz w:val="24"/>
          <w:szCs w:val="24"/>
        </w:rPr>
        <w:t>B</w:t>
      </w:r>
      <w:r w:rsidR="00A84268">
        <w:rPr>
          <w:rFonts w:ascii="Times New Roman" w:eastAsia="宋体" w:hAnsi="Times New Roman" w:cs="Times New Roman"/>
          <w:sz w:val="24"/>
          <w:szCs w:val="24"/>
        </w:rPr>
        <w:t>SA</w:t>
      </w:r>
      <w:r w:rsidR="00A84268">
        <w:rPr>
          <w:rFonts w:ascii="Times New Roman" w:eastAsia="宋体" w:hAnsi="Times New Roman" w:cs="Times New Roman" w:hint="eastAsia"/>
          <w:sz w:val="24"/>
          <w:szCs w:val="24"/>
        </w:rPr>
        <w:t>的作用是屏蔽电极表面的非特异性位点。</w:t>
      </w:r>
      <w:r w:rsidR="00A84268" w:rsidRPr="00A84268">
        <w:rPr>
          <w:rFonts w:ascii="Times New Roman" w:eastAsia="宋体" w:hAnsi="Times New Roman" w:cs="Times New Roman" w:hint="eastAsia"/>
          <w:sz w:val="24"/>
          <w:szCs w:val="24"/>
        </w:rPr>
        <w:t>由于三嗪环与</w:t>
      </w:r>
      <w:proofErr w:type="gramStart"/>
      <w:r w:rsidR="00A84268">
        <w:rPr>
          <w:rFonts w:ascii="Times New Roman" w:eastAsia="宋体" w:hAnsi="Times New Roman" w:cs="Times New Roman" w:hint="eastAsia"/>
          <w:sz w:val="24"/>
          <w:szCs w:val="24"/>
        </w:rPr>
        <w:t>均苯三</w:t>
      </w:r>
      <w:proofErr w:type="gramEnd"/>
      <w:r w:rsidR="00A84268">
        <w:rPr>
          <w:rFonts w:ascii="Times New Roman" w:eastAsia="宋体" w:hAnsi="Times New Roman" w:cs="Times New Roman" w:hint="eastAsia"/>
          <w:sz w:val="24"/>
          <w:szCs w:val="24"/>
        </w:rPr>
        <w:t>甲酸</w:t>
      </w:r>
      <w:r w:rsidR="00A84268" w:rsidRPr="00A84268">
        <w:rPr>
          <w:rFonts w:ascii="Times New Roman" w:eastAsia="宋体" w:hAnsi="Times New Roman" w:cs="Times New Roman" w:hint="eastAsia"/>
          <w:sz w:val="24"/>
          <w:szCs w:val="24"/>
        </w:rPr>
        <w:t>配体之间的氢键和</w:t>
      </w:r>
      <w:r w:rsidR="00A84268" w:rsidRPr="00A84268">
        <w:rPr>
          <w:rFonts w:ascii="Times New Roman" w:eastAsia="宋体" w:hAnsi="Times New Roman" w:cs="Times New Roman"/>
          <w:sz w:val="24"/>
          <w:szCs w:val="24"/>
        </w:rPr>
        <w:t>π-π</w:t>
      </w:r>
      <w:r w:rsidR="00A84268" w:rsidRPr="00A84268">
        <w:rPr>
          <w:rFonts w:ascii="Times New Roman" w:eastAsia="宋体" w:hAnsi="Times New Roman" w:cs="Times New Roman"/>
          <w:sz w:val="24"/>
          <w:szCs w:val="24"/>
        </w:rPr>
        <w:t>相互作用，</w:t>
      </w:r>
      <w:r w:rsidR="00A84268" w:rsidRPr="00A84268">
        <w:rPr>
          <w:rFonts w:ascii="Times New Roman" w:eastAsia="宋体" w:hAnsi="Times New Roman" w:cs="Times New Roman"/>
          <w:sz w:val="24"/>
          <w:szCs w:val="24"/>
        </w:rPr>
        <w:t>Ce-MOF/TPN-COF/CNT</w:t>
      </w:r>
      <w:r w:rsidR="00A84268" w:rsidRPr="00A84268">
        <w:rPr>
          <w:rFonts w:ascii="Times New Roman" w:eastAsia="宋体" w:hAnsi="Times New Roman" w:cs="Times New Roman"/>
          <w:sz w:val="24"/>
          <w:szCs w:val="24"/>
        </w:rPr>
        <w:t>修饰的</w:t>
      </w:r>
      <w:r w:rsidR="00A84268">
        <w:rPr>
          <w:rFonts w:ascii="Times New Roman" w:eastAsia="宋体" w:hAnsi="Times New Roman" w:cs="Times New Roman"/>
          <w:sz w:val="24"/>
          <w:szCs w:val="24"/>
        </w:rPr>
        <w:t>CPE</w:t>
      </w:r>
      <w:r w:rsidR="00A84268" w:rsidRPr="00A84268">
        <w:rPr>
          <w:rFonts w:ascii="Times New Roman" w:eastAsia="宋体" w:hAnsi="Times New Roman" w:cs="Times New Roman"/>
          <w:sz w:val="24"/>
          <w:szCs w:val="24"/>
        </w:rPr>
        <w:t>上固定了更多的免疫复合物，从而产生了放大的电流响应。</w:t>
      </w:r>
      <w:r w:rsidR="00A84268">
        <w:rPr>
          <w:rFonts w:ascii="Times New Roman" w:eastAsia="宋体" w:hAnsi="Times New Roman" w:cs="Times New Roman" w:hint="eastAsia"/>
          <w:sz w:val="24"/>
          <w:szCs w:val="24"/>
        </w:rPr>
        <w:t>构建的</w:t>
      </w:r>
      <w:r w:rsidR="00A84268">
        <w:rPr>
          <w:rFonts w:ascii="Times New Roman" w:eastAsia="宋体" w:hAnsi="Times New Roman" w:cs="Times New Roman" w:hint="eastAsia"/>
          <w:sz w:val="24"/>
          <w:szCs w:val="24"/>
        </w:rPr>
        <w:t>C</w:t>
      </w:r>
      <w:r w:rsidR="00A84268">
        <w:rPr>
          <w:rFonts w:ascii="Times New Roman" w:eastAsia="宋体" w:hAnsi="Times New Roman" w:cs="Times New Roman"/>
          <w:sz w:val="24"/>
          <w:szCs w:val="24"/>
        </w:rPr>
        <w:t>A125</w:t>
      </w:r>
      <w:r w:rsidR="00A84268">
        <w:rPr>
          <w:rFonts w:ascii="Times New Roman" w:eastAsia="宋体" w:hAnsi="Times New Roman" w:cs="Times New Roman" w:hint="eastAsia"/>
          <w:sz w:val="24"/>
          <w:szCs w:val="24"/>
        </w:rPr>
        <w:t>免疫传感器检测线性范围为</w:t>
      </w:r>
      <w:r w:rsidR="00A84268">
        <w:rPr>
          <w:rFonts w:ascii="Times New Roman" w:eastAsia="宋体" w:hAnsi="Times New Roman" w:cs="Times New Roman" w:hint="eastAsia"/>
          <w:sz w:val="24"/>
          <w:szCs w:val="24"/>
        </w:rPr>
        <w:t>0</w:t>
      </w:r>
      <w:r w:rsidR="00A84268">
        <w:rPr>
          <w:rFonts w:ascii="Times New Roman" w:eastAsia="宋体" w:hAnsi="Times New Roman" w:cs="Times New Roman"/>
          <w:sz w:val="24"/>
          <w:szCs w:val="24"/>
        </w:rPr>
        <w:t xml:space="preserve">.0001-100 U </w:t>
      </w:r>
      <w:r w:rsidR="00A84268">
        <w:rPr>
          <w:rFonts w:ascii="Times New Roman" w:eastAsia="宋体" w:hAnsi="Times New Roman" w:cs="Times New Roman" w:hint="eastAsia"/>
          <w:sz w:val="24"/>
          <w:szCs w:val="24"/>
        </w:rPr>
        <w:t>mL</w:t>
      </w:r>
      <w:r w:rsidR="00A84268" w:rsidRPr="00A84268">
        <w:rPr>
          <w:rFonts w:ascii="Times New Roman" w:eastAsia="宋体" w:hAnsi="Times New Roman" w:cs="Times New Roman"/>
          <w:sz w:val="24"/>
          <w:szCs w:val="24"/>
          <w:vertAlign w:val="superscript"/>
        </w:rPr>
        <w:t>-1</w:t>
      </w:r>
      <w:r w:rsidR="00A84268">
        <w:rPr>
          <w:rFonts w:ascii="Times New Roman" w:eastAsia="宋体" w:hAnsi="Times New Roman" w:cs="Times New Roman" w:hint="eastAsia"/>
          <w:sz w:val="24"/>
          <w:szCs w:val="24"/>
        </w:rPr>
        <w:t>，检测限低至</w:t>
      </w:r>
      <w:r w:rsidR="00A84268">
        <w:rPr>
          <w:rFonts w:ascii="Times New Roman" w:eastAsia="宋体" w:hAnsi="Times New Roman" w:cs="Times New Roman" w:hint="eastAsia"/>
          <w:sz w:val="24"/>
          <w:szCs w:val="24"/>
        </w:rPr>
        <w:t>0</w:t>
      </w:r>
      <w:r w:rsidR="00A84268">
        <w:rPr>
          <w:rFonts w:ascii="Times New Roman" w:eastAsia="宋体" w:hAnsi="Times New Roman" w:cs="Times New Roman"/>
          <w:sz w:val="24"/>
          <w:szCs w:val="24"/>
        </w:rPr>
        <w:t xml:space="preserve">.000088 U </w:t>
      </w:r>
      <w:r w:rsidR="00A84268">
        <w:rPr>
          <w:rFonts w:ascii="Times New Roman" w:eastAsia="宋体" w:hAnsi="Times New Roman" w:cs="Times New Roman" w:hint="eastAsia"/>
          <w:sz w:val="24"/>
          <w:szCs w:val="24"/>
        </w:rPr>
        <w:t>m</w:t>
      </w:r>
      <w:r w:rsidR="00A84268">
        <w:rPr>
          <w:rFonts w:ascii="Times New Roman" w:eastAsia="宋体" w:hAnsi="Times New Roman" w:cs="Times New Roman"/>
          <w:sz w:val="24"/>
          <w:szCs w:val="24"/>
        </w:rPr>
        <w:t>L</w:t>
      </w:r>
      <w:r w:rsidR="00A84268" w:rsidRPr="00A84268">
        <w:rPr>
          <w:rFonts w:ascii="Times New Roman" w:eastAsia="宋体" w:hAnsi="Times New Roman" w:cs="Times New Roman"/>
          <w:sz w:val="24"/>
          <w:szCs w:val="24"/>
          <w:vertAlign w:val="superscript"/>
        </w:rPr>
        <w:t>-1</w:t>
      </w:r>
      <w:r w:rsidR="00A84268">
        <w:rPr>
          <w:rFonts w:ascii="Times New Roman" w:eastAsia="宋体" w:hAnsi="Times New Roman" w:cs="Times New Roman" w:hint="eastAsia"/>
          <w:sz w:val="24"/>
          <w:szCs w:val="24"/>
        </w:rPr>
        <w:t>。</w:t>
      </w:r>
      <w:r w:rsidR="00A84268" w:rsidRPr="00A84268">
        <w:rPr>
          <w:rFonts w:ascii="Times New Roman" w:eastAsia="宋体" w:hAnsi="Times New Roman" w:cs="Times New Roman" w:hint="eastAsia"/>
          <w:sz w:val="24"/>
          <w:szCs w:val="24"/>
        </w:rPr>
        <w:t>采用标准添加恢复法对免疫传感器</w:t>
      </w:r>
      <w:r w:rsidR="00176A8F">
        <w:rPr>
          <w:rFonts w:ascii="Times New Roman" w:eastAsia="宋体" w:hAnsi="Times New Roman" w:cs="Times New Roman" w:hint="eastAsia"/>
          <w:sz w:val="24"/>
          <w:szCs w:val="24"/>
        </w:rPr>
        <w:t>的</w:t>
      </w:r>
      <w:r w:rsidR="00A84268" w:rsidRPr="00A84268">
        <w:rPr>
          <w:rFonts w:ascii="Times New Roman" w:eastAsia="宋体" w:hAnsi="Times New Roman" w:cs="Times New Roman" w:hint="eastAsia"/>
          <w:sz w:val="24"/>
          <w:szCs w:val="24"/>
        </w:rPr>
        <w:t>临床环境适用性进行了研究</w:t>
      </w:r>
      <w:r w:rsidR="00176A8F">
        <w:rPr>
          <w:rFonts w:ascii="Times New Roman" w:eastAsia="宋体" w:hAnsi="Times New Roman" w:cs="Times New Roman" w:hint="eastAsia"/>
          <w:sz w:val="24"/>
          <w:szCs w:val="24"/>
        </w:rPr>
        <w:t>，</w:t>
      </w:r>
      <w:r w:rsidR="00176A8F" w:rsidRPr="00176A8F">
        <w:rPr>
          <w:rFonts w:ascii="Times New Roman" w:eastAsia="宋体" w:hAnsi="Times New Roman" w:cs="Times New Roman" w:hint="eastAsia"/>
          <w:sz w:val="24"/>
          <w:szCs w:val="24"/>
        </w:rPr>
        <w:t>回收率在</w:t>
      </w:r>
      <w:r w:rsidR="00176A8F">
        <w:rPr>
          <w:rFonts w:ascii="Times New Roman" w:eastAsia="宋体" w:hAnsi="Times New Roman" w:cs="Times New Roman"/>
          <w:sz w:val="24"/>
          <w:szCs w:val="24"/>
        </w:rPr>
        <w:t>96.1%-</w:t>
      </w:r>
      <w:r w:rsidR="00176A8F" w:rsidRPr="00176A8F">
        <w:rPr>
          <w:rFonts w:ascii="Times New Roman" w:eastAsia="宋体" w:hAnsi="Times New Roman" w:cs="Times New Roman"/>
          <w:sz w:val="24"/>
          <w:szCs w:val="24"/>
        </w:rPr>
        <w:t>109.5%</w:t>
      </w:r>
      <w:r w:rsidR="00176A8F" w:rsidRPr="00176A8F">
        <w:rPr>
          <w:rFonts w:ascii="Times New Roman" w:eastAsia="宋体" w:hAnsi="Times New Roman" w:cs="Times New Roman"/>
          <w:sz w:val="24"/>
          <w:szCs w:val="24"/>
        </w:rPr>
        <w:t>之间，</w:t>
      </w:r>
      <w:r w:rsidR="00176A8F" w:rsidRPr="00176A8F">
        <w:rPr>
          <w:rFonts w:ascii="Times New Roman" w:eastAsia="宋体" w:hAnsi="Times New Roman" w:cs="Times New Roman"/>
          <w:sz w:val="24"/>
          <w:szCs w:val="24"/>
        </w:rPr>
        <w:t>RSD</w:t>
      </w:r>
      <w:r w:rsidR="00176A8F" w:rsidRPr="00176A8F">
        <w:rPr>
          <w:rFonts w:ascii="Times New Roman" w:eastAsia="宋体" w:hAnsi="Times New Roman" w:cs="Times New Roman"/>
          <w:sz w:val="24"/>
          <w:szCs w:val="24"/>
        </w:rPr>
        <w:t>值在</w:t>
      </w:r>
      <w:r w:rsidR="00176A8F">
        <w:rPr>
          <w:rFonts w:ascii="Times New Roman" w:eastAsia="宋体" w:hAnsi="Times New Roman" w:cs="Times New Roman"/>
          <w:sz w:val="24"/>
          <w:szCs w:val="24"/>
        </w:rPr>
        <w:t>3.9%-</w:t>
      </w:r>
      <w:r w:rsidR="00176A8F" w:rsidRPr="00176A8F">
        <w:rPr>
          <w:rFonts w:ascii="Times New Roman" w:eastAsia="宋体" w:hAnsi="Times New Roman" w:cs="Times New Roman"/>
          <w:sz w:val="24"/>
          <w:szCs w:val="24"/>
        </w:rPr>
        <w:t>9.5%</w:t>
      </w:r>
      <w:r w:rsidR="00176A8F" w:rsidRPr="00176A8F">
        <w:rPr>
          <w:rFonts w:ascii="Times New Roman" w:eastAsia="宋体" w:hAnsi="Times New Roman" w:cs="Times New Roman"/>
          <w:sz w:val="24"/>
          <w:szCs w:val="24"/>
        </w:rPr>
        <w:t>之间</w:t>
      </w:r>
      <w:r w:rsidR="00176A8F">
        <w:rPr>
          <w:rFonts w:ascii="Times New Roman" w:eastAsia="宋体" w:hAnsi="Times New Roman" w:cs="Times New Roman" w:hint="eastAsia"/>
          <w:sz w:val="24"/>
          <w:szCs w:val="24"/>
        </w:rPr>
        <w:t>，证明了</w:t>
      </w:r>
      <w:r w:rsidR="00176A8F" w:rsidRPr="00176A8F">
        <w:rPr>
          <w:rFonts w:ascii="Times New Roman" w:eastAsia="宋体" w:hAnsi="Times New Roman" w:cs="Times New Roman" w:hint="eastAsia"/>
          <w:sz w:val="24"/>
          <w:szCs w:val="24"/>
        </w:rPr>
        <w:t>免疫传感器的临床应用潜力</w:t>
      </w:r>
      <w:r w:rsidR="00176A8F">
        <w:rPr>
          <w:rFonts w:ascii="Times New Roman" w:eastAsia="宋体" w:hAnsi="Times New Roman" w:cs="Times New Roman" w:hint="eastAsia"/>
          <w:sz w:val="24"/>
          <w:szCs w:val="24"/>
        </w:rPr>
        <w:t>。</w:t>
      </w:r>
    </w:p>
    <w:p w:rsid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5274310" cy="50914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jpg"/>
                    <pic:cNvPicPr/>
                  </pic:nvPicPr>
                  <pic:blipFill>
                    <a:blip r:embed="rId6">
                      <a:extLst>
                        <a:ext uri="{28A0092B-C50C-407E-A947-70E740481C1C}">
                          <a14:useLocalDpi xmlns:a14="http://schemas.microsoft.com/office/drawing/2010/main" val="0"/>
                        </a:ext>
                      </a:extLst>
                    </a:blip>
                    <a:stretch>
                      <a:fillRect/>
                    </a:stretch>
                  </pic:blipFill>
                  <pic:spPr>
                    <a:xfrm>
                      <a:off x="0" y="0"/>
                      <a:ext cx="5274310" cy="5091430"/>
                    </a:xfrm>
                    <a:prstGeom prst="rect">
                      <a:avLst/>
                    </a:prstGeom>
                  </pic:spPr>
                </pic:pic>
              </a:graphicData>
            </a:graphic>
          </wp:inline>
        </w:drawing>
      </w:r>
    </w:p>
    <w:p w:rsid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sidR="005331A9" w:rsidRPr="005331A9">
        <w:rPr>
          <w:rFonts w:ascii="Times New Roman" w:eastAsia="宋体" w:hAnsi="Times New Roman" w:cs="Times New Roman" w:hint="eastAsia"/>
          <w:sz w:val="24"/>
          <w:szCs w:val="24"/>
        </w:rPr>
        <w:t>前列腺癌诊断用收缩聚合物即时医疗</w:t>
      </w:r>
      <w:r w:rsidR="005331A9">
        <w:rPr>
          <w:rFonts w:ascii="Times New Roman" w:eastAsia="宋体" w:hAnsi="Times New Roman" w:cs="Times New Roman" w:hint="eastAsia"/>
          <w:sz w:val="24"/>
          <w:szCs w:val="24"/>
        </w:rPr>
        <w:t>（</w:t>
      </w:r>
      <w:r w:rsidR="005331A9" w:rsidRPr="005331A9">
        <w:rPr>
          <w:rFonts w:ascii="Times New Roman" w:eastAsia="宋体" w:hAnsi="Times New Roman" w:cs="Times New Roman"/>
          <w:sz w:val="24"/>
          <w:szCs w:val="24"/>
        </w:rPr>
        <w:t>POC</w:t>
      </w:r>
      <w:r w:rsidR="005331A9">
        <w:rPr>
          <w:rFonts w:ascii="Times New Roman" w:eastAsia="宋体" w:hAnsi="Times New Roman" w:cs="Times New Roman" w:hint="eastAsia"/>
          <w:sz w:val="24"/>
          <w:szCs w:val="24"/>
        </w:rPr>
        <w:t>）检测</w:t>
      </w:r>
      <w:r w:rsidR="005331A9">
        <w:rPr>
          <w:rFonts w:ascii="Times New Roman" w:eastAsia="宋体" w:hAnsi="Times New Roman" w:cs="Times New Roman"/>
          <w:sz w:val="24"/>
          <w:szCs w:val="24"/>
        </w:rPr>
        <w:t>系统原理图</w:t>
      </w:r>
      <w:r w:rsidR="005331A9">
        <w:rPr>
          <w:rFonts w:ascii="Times New Roman" w:eastAsia="宋体" w:hAnsi="Times New Roman" w:cs="Times New Roman" w:hint="eastAsia"/>
          <w:sz w:val="24"/>
          <w:szCs w:val="24"/>
        </w:rPr>
        <w:t>，（</w:t>
      </w:r>
      <w:r w:rsidR="005331A9">
        <w:rPr>
          <w:rFonts w:ascii="Times New Roman" w:eastAsia="宋体" w:hAnsi="Times New Roman" w:cs="Times New Roman" w:hint="eastAsia"/>
          <w:sz w:val="24"/>
          <w:szCs w:val="24"/>
        </w:rPr>
        <w:t>a</w:t>
      </w:r>
      <w:r w:rsidR="005331A9">
        <w:rPr>
          <w:rFonts w:ascii="Times New Roman" w:eastAsia="宋体" w:hAnsi="Times New Roman" w:cs="Times New Roman" w:hint="eastAsia"/>
          <w:sz w:val="24"/>
          <w:szCs w:val="24"/>
        </w:rPr>
        <w:t>）</w:t>
      </w:r>
      <w:r w:rsidR="005331A9" w:rsidRPr="005331A9">
        <w:rPr>
          <w:rFonts w:ascii="Times New Roman" w:eastAsia="宋体" w:hAnsi="Times New Roman" w:cs="Times New Roman"/>
          <w:sz w:val="24"/>
          <w:szCs w:val="24"/>
        </w:rPr>
        <w:t xml:space="preserve"> PSA</w:t>
      </w:r>
      <w:r w:rsidR="005331A9">
        <w:rPr>
          <w:rFonts w:ascii="Times New Roman" w:eastAsia="宋体" w:hAnsi="Times New Roman" w:cs="Times New Roman"/>
          <w:sz w:val="24"/>
          <w:szCs w:val="24"/>
        </w:rPr>
        <w:t>检测和诊断过程</w:t>
      </w:r>
      <w:r w:rsidR="005331A9">
        <w:rPr>
          <w:rFonts w:ascii="Times New Roman" w:eastAsia="宋体" w:hAnsi="Times New Roman" w:cs="Times New Roman" w:hint="eastAsia"/>
          <w:sz w:val="24"/>
          <w:szCs w:val="24"/>
        </w:rPr>
        <w:t>，（</w:t>
      </w:r>
      <w:r w:rsidR="005331A9">
        <w:rPr>
          <w:rFonts w:ascii="Times New Roman" w:eastAsia="宋体" w:hAnsi="Times New Roman" w:cs="Times New Roman" w:hint="eastAsia"/>
          <w:sz w:val="24"/>
          <w:szCs w:val="24"/>
        </w:rPr>
        <w:t>b</w:t>
      </w:r>
      <w:r w:rsidR="005331A9">
        <w:rPr>
          <w:rFonts w:ascii="Times New Roman" w:eastAsia="宋体" w:hAnsi="Times New Roman" w:cs="Times New Roman" w:hint="eastAsia"/>
          <w:sz w:val="24"/>
          <w:szCs w:val="24"/>
        </w:rPr>
        <w:t>）</w:t>
      </w:r>
      <w:r w:rsidR="005331A9">
        <w:rPr>
          <w:rFonts w:ascii="Times New Roman" w:eastAsia="宋体" w:hAnsi="Times New Roman" w:cs="Times New Roman"/>
          <w:sz w:val="24"/>
          <w:szCs w:val="24"/>
        </w:rPr>
        <w:t>三电极体系和收缩聚合物电极制备工艺</w:t>
      </w:r>
      <w:r w:rsidR="005331A9">
        <w:rPr>
          <w:rFonts w:ascii="Times New Roman" w:eastAsia="宋体" w:hAnsi="Times New Roman" w:cs="Times New Roman" w:hint="eastAsia"/>
          <w:sz w:val="24"/>
          <w:szCs w:val="24"/>
        </w:rPr>
        <w:t>，（</w:t>
      </w:r>
      <w:r w:rsidR="005331A9">
        <w:rPr>
          <w:rFonts w:ascii="Times New Roman" w:eastAsia="宋体" w:hAnsi="Times New Roman" w:cs="Times New Roman" w:hint="eastAsia"/>
          <w:sz w:val="24"/>
          <w:szCs w:val="24"/>
        </w:rPr>
        <w:t>c</w:t>
      </w:r>
      <w:r w:rsidR="005331A9">
        <w:rPr>
          <w:rFonts w:ascii="Times New Roman" w:eastAsia="宋体" w:hAnsi="Times New Roman" w:cs="Times New Roman" w:hint="eastAsia"/>
          <w:sz w:val="24"/>
          <w:szCs w:val="24"/>
        </w:rPr>
        <w:t>）</w:t>
      </w:r>
      <w:r w:rsidR="005331A9">
        <w:rPr>
          <w:rFonts w:ascii="Times New Roman" w:eastAsia="宋体" w:hAnsi="Times New Roman" w:cs="Times New Roman"/>
          <w:sz w:val="24"/>
          <w:szCs w:val="24"/>
        </w:rPr>
        <w:t>传感器表面改性过程</w:t>
      </w:r>
      <w:r w:rsidR="005331A9">
        <w:rPr>
          <w:rFonts w:ascii="Times New Roman" w:eastAsia="宋体" w:hAnsi="Times New Roman" w:cs="Times New Roman" w:hint="eastAsia"/>
          <w:sz w:val="24"/>
          <w:szCs w:val="24"/>
        </w:rPr>
        <w:t>，（</w:t>
      </w:r>
      <w:r w:rsidR="005331A9">
        <w:rPr>
          <w:rFonts w:ascii="Times New Roman" w:eastAsia="宋体" w:hAnsi="Times New Roman" w:cs="Times New Roman" w:hint="eastAsia"/>
          <w:sz w:val="24"/>
          <w:szCs w:val="24"/>
        </w:rPr>
        <w:t>d</w:t>
      </w:r>
      <w:r w:rsidR="005331A9">
        <w:rPr>
          <w:rFonts w:ascii="Times New Roman" w:eastAsia="宋体" w:hAnsi="Times New Roman" w:cs="Times New Roman" w:hint="eastAsia"/>
          <w:sz w:val="24"/>
          <w:szCs w:val="24"/>
        </w:rPr>
        <w:t>）</w:t>
      </w:r>
      <w:r w:rsidR="005331A9" w:rsidRPr="005331A9">
        <w:rPr>
          <w:rFonts w:ascii="Times New Roman" w:eastAsia="宋体" w:hAnsi="Times New Roman" w:cs="Times New Roman"/>
          <w:sz w:val="24"/>
          <w:szCs w:val="24"/>
        </w:rPr>
        <w:t>通过减小</w:t>
      </w:r>
      <w:r w:rsidR="005331A9" w:rsidRPr="005331A9">
        <w:rPr>
          <w:rFonts w:ascii="Times New Roman" w:eastAsia="宋体" w:hAnsi="Times New Roman" w:cs="Times New Roman"/>
          <w:sz w:val="24"/>
          <w:szCs w:val="24"/>
        </w:rPr>
        <w:t>DPV</w:t>
      </w:r>
      <w:r w:rsidR="005331A9" w:rsidRPr="005331A9">
        <w:rPr>
          <w:rFonts w:ascii="Times New Roman" w:eastAsia="宋体" w:hAnsi="Times New Roman" w:cs="Times New Roman"/>
          <w:sz w:val="24"/>
          <w:szCs w:val="24"/>
        </w:rPr>
        <w:t>峰值电流检测</w:t>
      </w:r>
      <w:r w:rsidR="005331A9" w:rsidRPr="005331A9">
        <w:rPr>
          <w:rFonts w:ascii="Times New Roman" w:eastAsia="宋体" w:hAnsi="Times New Roman" w:cs="Times New Roman"/>
          <w:sz w:val="24"/>
          <w:szCs w:val="24"/>
        </w:rPr>
        <w:t>PSA</w:t>
      </w:r>
      <w:r w:rsidR="005331A9">
        <w:rPr>
          <w:rFonts w:ascii="Times New Roman" w:eastAsia="宋体" w:hAnsi="Times New Roman" w:cs="Times New Roman" w:hint="eastAsia"/>
          <w:sz w:val="24"/>
          <w:szCs w:val="24"/>
        </w:rPr>
        <w:t>，（</w:t>
      </w:r>
      <w:r w:rsidR="005331A9">
        <w:rPr>
          <w:rFonts w:ascii="Times New Roman" w:eastAsia="宋体" w:hAnsi="Times New Roman" w:cs="Times New Roman" w:hint="eastAsia"/>
          <w:sz w:val="24"/>
          <w:szCs w:val="24"/>
        </w:rPr>
        <w:t>e</w:t>
      </w:r>
      <w:r w:rsidR="005331A9">
        <w:rPr>
          <w:rFonts w:ascii="Times New Roman" w:eastAsia="宋体" w:hAnsi="Times New Roman" w:cs="Times New Roman" w:hint="eastAsia"/>
          <w:sz w:val="24"/>
          <w:szCs w:val="24"/>
        </w:rPr>
        <w:t>）</w:t>
      </w:r>
      <w:r w:rsidR="005331A9" w:rsidRPr="005331A9">
        <w:rPr>
          <w:rFonts w:ascii="Times New Roman" w:eastAsia="宋体" w:hAnsi="Times New Roman" w:cs="Times New Roman"/>
          <w:sz w:val="24"/>
          <w:szCs w:val="24"/>
        </w:rPr>
        <w:t>POC</w:t>
      </w:r>
      <w:r w:rsidR="005331A9">
        <w:rPr>
          <w:rFonts w:ascii="Times New Roman" w:eastAsia="宋体" w:hAnsi="Times New Roman" w:cs="Times New Roman"/>
          <w:sz w:val="24"/>
          <w:szCs w:val="24"/>
        </w:rPr>
        <w:t>系统框图</w:t>
      </w:r>
      <w:r w:rsidR="005331A9">
        <w:rPr>
          <w:rFonts w:ascii="Times New Roman" w:eastAsia="宋体" w:hAnsi="Times New Roman" w:cs="Times New Roman" w:hint="eastAsia"/>
          <w:sz w:val="24"/>
          <w:szCs w:val="24"/>
        </w:rPr>
        <w:t>，（</w:t>
      </w:r>
      <w:r w:rsidR="005331A9">
        <w:rPr>
          <w:rFonts w:ascii="Times New Roman" w:eastAsia="宋体" w:hAnsi="Times New Roman" w:cs="Times New Roman" w:hint="eastAsia"/>
          <w:sz w:val="24"/>
          <w:szCs w:val="24"/>
        </w:rPr>
        <w:t>f</w:t>
      </w:r>
      <w:r w:rsidR="005331A9">
        <w:rPr>
          <w:rFonts w:ascii="Times New Roman" w:eastAsia="宋体" w:hAnsi="Times New Roman" w:cs="Times New Roman" w:hint="eastAsia"/>
          <w:sz w:val="24"/>
          <w:szCs w:val="24"/>
        </w:rPr>
        <w:t>）</w:t>
      </w:r>
      <w:r w:rsidR="005331A9" w:rsidRPr="005331A9">
        <w:rPr>
          <w:rFonts w:ascii="Times New Roman" w:eastAsia="宋体" w:hAnsi="Times New Roman" w:cs="Times New Roman"/>
          <w:sz w:val="24"/>
          <w:szCs w:val="24"/>
        </w:rPr>
        <w:t>PCB(</w:t>
      </w:r>
      <w:r w:rsidR="005331A9" w:rsidRPr="005331A9">
        <w:rPr>
          <w:rFonts w:ascii="Times New Roman" w:eastAsia="宋体" w:hAnsi="Times New Roman" w:cs="Times New Roman"/>
          <w:sz w:val="24"/>
          <w:szCs w:val="24"/>
        </w:rPr>
        <w:t>左</w:t>
      </w:r>
      <w:r w:rsidR="005331A9" w:rsidRPr="005331A9">
        <w:rPr>
          <w:rFonts w:ascii="Times New Roman" w:eastAsia="宋体" w:hAnsi="Times New Roman" w:cs="Times New Roman"/>
          <w:sz w:val="24"/>
          <w:szCs w:val="24"/>
        </w:rPr>
        <w:t>)</w:t>
      </w:r>
      <w:r w:rsidR="005331A9" w:rsidRPr="005331A9">
        <w:rPr>
          <w:rFonts w:ascii="Times New Roman" w:eastAsia="宋体" w:hAnsi="Times New Roman" w:cs="Times New Roman"/>
          <w:sz w:val="24"/>
          <w:szCs w:val="24"/>
        </w:rPr>
        <w:t>和电极收缩前</w:t>
      </w:r>
      <w:r w:rsidR="005331A9" w:rsidRPr="005331A9">
        <w:rPr>
          <w:rFonts w:ascii="Times New Roman" w:eastAsia="宋体" w:hAnsi="Times New Roman" w:cs="Times New Roman"/>
          <w:sz w:val="24"/>
          <w:szCs w:val="24"/>
        </w:rPr>
        <w:t>(</w:t>
      </w:r>
      <w:r w:rsidR="005331A9" w:rsidRPr="005331A9">
        <w:rPr>
          <w:rFonts w:ascii="Times New Roman" w:eastAsia="宋体" w:hAnsi="Times New Roman" w:cs="Times New Roman"/>
          <w:sz w:val="24"/>
          <w:szCs w:val="24"/>
        </w:rPr>
        <w:t>中</w:t>
      </w:r>
      <w:r w:rsidR="005331A9" w:rsidRPr="005331A9">
        <w:rPr>
          <w:rFonts w:ascii="Times New Roman" w:eastAsia="宋体" w:hAnsi="Times New Roman" w:cs="Times New Roman"/>
          <w:sz w:val="24"/>
          <w:szCs w:val="24"/>
        </w:rPr>
        <w:t>)</w:t>
      </w:r>
      <w:r w:rsidR="005331A9" w:rsidRPr="005331A9">
        <w:rPr>
          <w:rFonts w:ascii="Times New Roman" w:eastAsia="宋体" w:hAnsi="Times New Roman" w:cs="Times New Roman"/>
          <w:sz w:val="24"/>
          <w:szCs w:val="24"/>
        </w:rPr>
        <w:t>和收缩后</w:t>
      </w:r>
      <w:r w:rsidR="005331A9" w:rsidRPr="005331A9">
        <w:rPr>
          <w:rFonts w:ascii="Times New Roman" w:eastAsia="宋体" w:hAnsi="Times New Roman" w:cs="Times New Roman"/>
          <w:sz w:val="24"/>
          <w:szCs w:val="24"/>
        </w:rPr>
        <w:t>(</w:t>
      </w:r>
      <w:r w:rsidR="005331A9" w:rsidRPr="005331A9">
        <w:rPr>
          <w:rFonts w:ascii="Times New Roman" w:eastAsia="宋体" w:hAnsi="Times New Roman" w:cs="Times New Roman"/>
          <w:sz w:val="24"/>
          <w:szCs w:val="24"/>
        </w:rPr>
        <w:t>右</w:t>
      </w:r>
      <w:r w:rsidR="005331A9" w:rsidRPr="005331A9">
        <w:rPr>
          <w:rFonts w:ascii="Times New Roman" w:eastAsia="宋体" w:hAnsi="Times New Roman" w:cs="Times New Roman"/>
          <w:sz w:val="24"/>
          <w:szCs w:val="24"/>
        </w:rPr>
        <w:t>)</w:t>
      </w:r>
      <w:r w:rsidR="005331A9" w:rsidRPr="005331A9">
        <w:rPr>
          <w:rFonts w:ascii="Times New Roman" w:eastAsia="宋体" w:hAnsi="Times New Roman" w:cs="Times New Roman"/>
          <w:sz w:val="24"/>
          <w:szCs w:val="24"/>
        </w:rPr>
        <w:t>的照片。</w:t>
      </w:r>
      <w:r w:rsidR="00364BF4">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&lt;EndNote&gt;&lt;Cite&gt;&lt;Author&gt;He&lt;/Author&gt;&lt;Year&gt;2023&lt;/Year&gt;&lt;RecNum&gt;428&lt;/RecNum&gt;&lt;DisplayText&gt;[30]&lt;/DisplayText&gt;&lt;record&gt;&lt;rec-number&gt;428&lt;/rec-number&gt;&lt;foreign-keys&gt;&lt;key app="EN" db-id="wfpvea5w2st2f2e00x4pe9ah5s9sdtta05r5" timestamp="1694152811"&gt;428&lt;/key&gt;&lt;key app="ENWeb" db-id=""&gt;0&lt;/key&gt;&lt;/foreign-keys&gt;&lt;ref-type name="Journal Article"&gt;17&lt;/ref-type&gt;&lt;contributors&gt;&lt;authors&gt;&lt;author&gt;He, Wenzheng&lt;/author&gt;&lt;author&gt;Liu, Liying&lt;/author&gt;&lt;author&gt;Cao, Zeyuan&lt;/author&gt;&lt;author&gt;Lin, Yang&lt;/author&gt;&lt;author&gt;Tian, Yuxin&lt;/author&gt;&lt;author&gt;Zhang, Qifu&lt;/author&gt;&lt;author&gt;Zhou, Changdong&lt;/author&gt;&lt;author&gt;Ye, Xiongying&lt;/author&gt;&lt;author&gt;Cui, Tianhong&lt;/author&gt;&lt;/authors&gt;&lt;/contributors&gt;&lt;titles&gt;&lt;title&gt;Shrink polymer based electrochemical sensor for point-of-care detection of prostate-specific antigen&lt;/title&gt;&lt;secondary-title&gt;Biosensors and Bioelectronics&lt;/secondary-title&gt;&lt;/titles&gt;&lt;periodical&gt;&lt;full-title&gt;Biosensors and Bioelectronics&lt;/full-title&gt;&lt;/periodical&gt;&lt;pages&gt;115193&lt;/pages&gt;&lt;volume&gt;228&lt;/volume&gt;&lt;dates&gt;&lt;year&gt;2023&lt;/year&gt;&lt;/dates&gt;&lt;isbn&gt;09565663&lt;/isbn&gt;&lt;urls&gt;&lt;/urls&gt;&lt;electronic-resource-num&gt;10.1016/j.bios.2023.115193&lt;/electronic-resource-num&gt;&lt;/record&gt;&lt;/Cite&gt;&lt;/EndNote&gt;</w:instrText>
      </w:r>
      <w:r w:rsidR="00364BF4">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[30]</w:t>
      </w:r>
      <w:r w:rsidR="00364BF4">
        <w:rPr>
          <w:rFonts w:ascii="Times New Roman" w:eastAsia="宋体" w:hAnsi="Times New Roman" w:cs="Times New Roman"/>
          <w:sz w:val="24"/>
          <w:szCs w:val="24"/>
        </w:rPr>
        <w:fldChar w:fldCharType="end"/>
      </w:r>
    </w:p>
    <w:p w:rsidR="00AD0D76" w:rsidRPr="00152503" w:rsidRDefault="00924767" w:rsidP="00742796">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前列腺癌</w:t>
      </w:r>
      <w:r w:rsidR="00D05A8D">
        <w:rPr>
          <w:rFonts w:ascii="Times New Roman" w:eastAsia="宋体" w:hAnsi="Times New Roman" w:cs="Times New Roman" w:hint="eastAsia"/>
          <w:sz w:val="24"/>
          <w:szCs w:val="24"/>
        </w:rPr>
        <w:t>（</w:t>
      </w:r>
      <w:proofErr w:type="spellStart"/>
      <w:r w:rsidR="00D05A8D">
        <w:rPr>
          <w:rFonts w:ascii="Times New Roman" w:eastAsia="宋体" w:hAnsi="Times New Roman" w:cs="Times New Roman" w:hint="eastAsia"/>
          <w:sz w:val="24"/>
          <w:szCs w:val="24"/>
        </w:rPr>
        <w:t>P</w:t>
      </w:r>
      <w:r w:rsidR="00D05A8D">
        <w:rPr>
          <w:rFonts w:ascii="Times New Roman" w:eastAsia="宋体" w:hAnsi="Times New Roman" w:cs="Times New Roman"/>
          <w:sz w:val="24"/>
          <w:szCs w:val="24"/>
        </w:rPr>
        <w:t>C</w:t>
      </w:r>
      <w:r w:rsidR="00D05A8D">
        <w:rPr>
          <w:rFonts w:ascii="Times New Roman" w:eastAsia="宋体" w:hAnsi="Times New Roman" w:cs="Times New Roman" w:hint="eastAsia"/>
          <w:sz w:val="24"/>
          <w:szCs w:val="24"/>
        </w:rPr>
        <w:t>a</w:t>
      </w:r>
      <w:proofErr w:type="spellEnd"/>
      <w:r w:rsidR="00D05A8D">
        <w:rPr>
          <w:rFonts w:ascii="Times New Roman" w:eastAsia="宋体" w:hAnsi="Times New Roman" w:cs="Times New Roman" w:hint="eastAsia"/>
          <w:sz w:val="24"/>
          <w:szCs w:val="24"/>
        </w:rPr>
        <w:t>）是一种严重威胁</w:t>
      </w:r>
      <w:r w:rsidR="009C7928">
        <w:rPr>
          <w:rFonts w:ascii="Times New Roman" w:eastAsia="宋体" w:hAnsi="Times New Roman" w:cs="Times New Roman" w:hint="eastAsia"/>
          <w:sz w:val="24"/>
          <w:szCs w:val="24"/>
        </w:rPr>
        <w:t>男性健康的恶性肿瘤。</w:t>
      </w:r>
      <w:r w:rsidR="009C7928">
        <w:rPr>
          <w:rFonts w:ascii="Times New Roman" w:eastAsia="宋体" w:hAnsi="Times New Roman" w:cs="Times New Roman" w:hint="eastAsia"/>
          <w:sz w:val="24"/>
          <w:szCs w:val="24"/>
        </w:rPr>
        <w:t>2</w:t>
      </w:r>
      <w:r w:rsidR="009C7928">
        <w:rPr>
          <w:rFonts w:ascii="Times New Roman" w:eastAsia="宋体" w:hAnsi="Times New Roman" w:cs="Times New Roman"/>
          <w:sz w:val="24"/>
          <w:szCs w:val="24"/>
        </w:rPr>
        <w:t>020</w:t>
      </w:r>
      <w:r w:rsidR="009C7928">
        <w:rPr>
          <w:rFonts w:ascii="Times New Roman" w:eastAsia="宋体" w:hAnsi="Times New Roman" w:cs="Times New Roman" w:hint="eastAsia"/>
          <w:sz w:val="24"/>
          <w:szCs w:val="24"/>
        </w:rPr>
        <w:t>年国际癌症研究机构公布</w:t>
      </w:r>
      <w:proofErr w:type="spellStart"/>
      <w:r w:rsidR="009C7928">
        <w:rPr>
          <w:rFonts w:ascii="Times New Roman" w:eastAsia="宋体" w:hAnsi="Times New Roman" w:cs="Times New Roman" w:hint="eastAsia"/>
          <w:sz w:val="24"/>
          <w:szCs w:val="24"/>
        </w:rPr>
        <w:t>P</w:t>
      </w:r>
      <w:r w:rsidR="009C7928">
        <w:rPr>
          <w:rFonts w:ascii="Times New Roman" w:eastAsia="宋体" w:hAnsi="Times New Roman" w:cs="Times New Roman"/>
          <w:sz w:val="24"/>
          <w:szCs w:val="24"/>
        </w:rPr>
        <w:t>C</w:t>
      </w:r>
      <w:r w:rsidR="009C7928">
        <w:rPr>
          <w:rFonts w:ascii="Times New Roman" w:eastAsia="宋体" w:hAnsi="Times New Roman" w:cs="Times New Roman" w:hint="eastAsia"/>
          <w:sz w:val="24"/>
          <w:szCs w:val="24"/>
        </w:rPr>
        <w:t>a</w:t>
      </w:r>
      <w:proofErr w:type="spellEnd"/>
      <w:r w:rsidR="009C7928">
        <w:rPr>
          <w:rFonts w:ascii="Times New Roman" w:eastAsia="宋体" w:hAnsi="Times New Roman" w:cs="Times New Roman" w:hint="eastAsia"/>
          <w:sz w:val="24"/>
          <w:szCs w:val="24"/>
        </w:rPr>
        <w:t>在男性癌症发病率中排名第二，在死亡率中排名第五</w:t>
      </w:r>
      <w:r w:rsidR="00D21878">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&lt;EndNote&gt;&lt;Cite&gt;&lt;Author&gt;Wang&lt;/Author&gt;&lt;Year&gt;2023&lt;/Year&gt;&lt;RecNum&gt;426&lt;/RecNum&gt;&lt;DisplayText&gt;[18]&lt;/DisplayText&gt;&lt;record&gt;&lt;rec-number&gt;426&lt;/rec-number&gt;&lt;foreign-keys&gt;&lt;key app="EN" db-id="wfpvea5w2st2f2e00x4pe9ah5s9sdtta05r5" timestamp="1694142516"&gt;426&lt;/key&gt;&lt;key app="ENWeb" db-id=""&gt;0&lt;/key&gt;&lt;/foreign-keys&gt;&lt;ref-type name="Journal Article"&gt;17&lt;/ref-type&gt;&lt;contributors&gt;&lt;authors&gt;&lt;author&gt;Wang, Biao&lt;/author&gt;&lt;author&gt;Yan, Qi&lt;/author&gt;&lt;author&gt;Duolihong, Bawurejiang&lt;/author&gt;&lt;author&gt;Ma, Xiangdong&lt;/author&gt;&lt;author&gt;Xia, Xiaohong&lt;/author&gt;&lt;/authors&gt;&lt;/contributors&gt;&lt;titles&gt;&lt;title&gt;Dual-signal electrochemical immunosensor based on the water electrolysis signals of (NiFeCo)2P@Au/CeO2 nanocomposites: Application for prostate-specific antigen detection&lt;/title&gt;&lt;secondary-title&gt;Applied Surface Science&lt;/secondary-title&gt;&lt;/titles&gt;&lt;periodical&gt;&lt;full-title&gt;Applied Surface Science&lt;/full-title&gt;&lt;abbr-1&gt;Appl Surf Sci&lt;/abbr-1&gt;&lt;/periodical&gt;&lt;pages&gt;158101&lt;/pages&gt;&lt;volume&gt;638&lt;/volume&gt;&lt;dates&gt;&lt;year&gt;2023&lt;/year&gt;&lt;/dates&gt;&lt;isbn&gt;01694332&lt;/isbn&gt;&lt;urls&gt;&lt;/urls&gt;&lt;electronic-resource-num&gt;10.1016/j.apsusc.2023.158101&lt;/electronic-resource-num&gt;&lt;/record&gt;&lt;/Cite&gt;&lt;/EndNote&gt;</w:instrText>
      </w:r>
      <w:r w:rsidR="00D21878">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[18]</w:t>
      </w:r>
      <w:r w:rsidR="00D21878">
        <w:rPr>
          <w:rFonts w:ascii="Times New Roman" w:eastAsia="宋体" w:hAnsi="Times New Roman" w:cs="Times New Roman"/>
          <w:sz w:val="24"/>
          <w:szCs w:val="24"/>
        </w:rPr>
        <w:fldChar w:fldCharType="end"/>
      </w:r>
      <w:r w:rsidR="009C7928">
        <w:rPr>
          <w:rFonts w:ascii="Times New Roman" w:eastAsia="宋体" w:hAnsi="Times New Roman" w:cs="Times New Roman" w:hint="eastAsia"/>
          <w:sz w:val="24"/>
          <w:szCs w:val="24"/>
        </w:rPr>
        <w:t>。</w:t>
      </w:r>
      <w:r w:rsidR="00D21878">
        <w:rPr>
          <w:rFonts w:ascii="Times New Roman" w:eastAsia="宋体" w:hAnsi="Times New Roman" w:cs="Times New Roman" w:hint="eastAsia"/>
          <w:sz w:val="24"/>
          <w:szCs w:val="24"/>
        </w:rPr>
        <w:t>前列腺特异性抗原（</w:t>
      </w:r>
      <w:r w:rsidR="00D21878">
        <w:rPr>
          <w:rFonts w:ascii="Times New Roman" w:eastAsia="宋体" w:hAnsi="Times New Roman" w:cs="Times New Roman" w:hint="eastAsia"/>
          <w:sz w:val="24"/>
          <w:szCs w:val="24"/>
        </w:rPr>
        <w:t>P</w:t>
      </w:r>
      <w:r w:rsidR="00D21878">
        <w:rPr>
          <w:rFonts w:ascii="Times New Roman" w:eastAsia="宋体" w:hAnsi="Times New Roman" w:cs="Times New Roman"/>
          <w:sz w:val="24"/>
          <w:szCs w:val="24"/>
        </w:rPr>
        <w:t>SA</w:t>
      </w:r>
      <w:r w:rsidR="00D21878">
        <w:rPr>
          <w:rFonts w:ascii="Times New Roman" w:eastAsia="宋体" w:hAnsi="Times New Roman" w:cs="Times New Roman" w:hint="eastAsia"/>
          <w:sz w:val="24"/>
          <w:szCs w:val="24"/>
        </w:rPr>
        <w:t>）是检测前列腺癌最有效的生物标志物</w:t>
      </w:r>
      <w:r w:rsidR="00C53483">
        <w:rPr>
          <w:rFonts w:ascii="Times New Roman" w:eastAsia="宋体" w:hAnsi="Times New Roman" w:cs="Times New Roman"/>
          <w:sz w:val="24"/>
          <w:szCs w:val="24"/>
        </w:rPr>
        <w:fldChar w:fldCharType="begin">
          <w:fldData xml:space="preserve">PEVuZE5vdGU+PENpdGU+PEF1dGhvcj5XYW5nPC9BdXRob3I+PFllYXI+MjAyMzwvWWVhcj48UmVj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</w:fldData>
        </w:fldChar>
      </w:r>
      <w:r w:rsidR="007B3E63">
        <w:rPr>
          <w:rFonts w:ascii="Times New Roman" w:eastAsia="宋体" w:hAnsi="Times New Roman" w:cs="Times New Roman"/>
          <w:sz w:val="24"/>
          <w:szCs w:val="24"/>
        </w:rPr>
        <w:instrText xml:space="preserve"> ADDIN EN.CITE </w:instrText>
      </w:r>
      <w:r w:rsidR="007B3E63">
        <w:rPr>
          <w:rFonts w:ascii="Times New Roman" w:eastAsia="宋体" w:hAnsi="Times New Roman" w:cs="Times New Roman"/>
          <w:sz w:val="24"/>
          <w:szCs w:val="24"/>
        </w:rPr>
        <w:fldChar w:fldCharType="begin">
          <w:fldData xml:space="preserve">PEVuZE5vdGU+PENpdGU+PEF1dGhvcj5XYW5nPC9BdXRob3I+PFllYXI+MjAyMzwvWWVhcj48UmVj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</w:fldData>
        </w:fldChar>
      </w:r>
      <w:r w:rsidR="007B3E63">
        <w:rPr>
          <w:rFonts w:ascii="Times New Roman" w:eastAsia="宋体" w:hAnsi="Times New Roman" w:cs="Times New Roman"/>
          <w:sz w:val="24"/>
          <w:szCs w:val="24"/>
        </w:rPr>
        <w:instrText xml:space="preserve"> ADDIN EN.CITE.DATA </w:instrText>
      </w:r>
      <w:r w:rsidR="007B3E63">
        <w:rPr>
          <w:rFonts w:ascii="Times New Roman" w:eastAsia="宋体" w:hAnsi="Times New Roman" w:cs="Times New Roman"/>
          <w:sz w:val="24"/>
          <w:szCs w:val="24"/>
        </w:rPr>
      </w:r>
      <w:r w:rsidR="007B3E63">
        <w:rPr>
          <w:rFonts w:ascii="Times New Roman" w:eastAsia="宋体" w:hAnsi="Times New Roman" w:cs="Times New Roman"/>
          <w:sz w:val="24"/>
          <w:szCs w:val="24"/>
        </w:rPr>
        <w:fldChar w:fldCharType="end"/>
      </w:r>
      <w:r w:rsidR="00C53483">
        <w:rPr>
          <w:rFonts w:ascii="Times New Roman" w:eastAsia="宋体" w:hAnsi="Times New Roman" w:cs="Times New Roman"/>
          <w:sz w:val="24"/>
          <w:szCs w:val="24"/>
        </w:rPr>
      </w:r>
      <w:r w:rsidR="00C53483">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[18, 31]</w:t>
      </w:r>
      <w:r w:rsidR="00C53483">
        <w:rPr>
          <w:rFonts w:ascii="Times New Roman" w:eastAsia="宋体" w:hAnsi="Times New Roman" w:cs="Times New Roman"/>
          <w:sz w:val="24"/>
          <w:szCs w:val="24"/>
        </w:rPr>
        <w:fldChar w:fldCharType="end"/>
      </w:r>
      <w:r w:rsidR="00D21878">
        <w:rPr>
          <w:rFonts w:ascii="Times New Roman" w:eastAsia="宋体" w:hAnsi="Times New Roman" w:cs="Times New Roman" w:hint="eastAsia"/>
          <w:sz w:val="24"/>
          <w:szCs w:val="24"/>
        </w:rPr>
        <w:t>。</w:t>
      </w:r>
      <w:r w:rsidR="002D1B76">
        <w:rPr>
          <w:rFonts w:ascii="Times New Roman" w:eastAsia="宋体" w:hAnsi="Times New Roman" w:cs="Times New Roman" w:hint="eastAsia"/>
          <w:sz w:val="24"/>
          <w:szCs w:val="24"/>
        </w:rPr>
        <w:t>健康男性血清中的</w:t>
      </w:r>
      <w:r w:rsidR="002D1B76">
        <w:rPr>
          <w:rFonts w:ascii="Times New Roman" w:eastAsia="宋体" w:hAnsi="Times New Roman" w:cs="Times New Roman" w:hint="eastAsia"/>
          <w:sz w:val="24"/>
          <w:szCs w:val="24"/>
        </w:rPr>
        <w:t>P</w:t>
      </w:r>
      <w:r w:rsidR="002D1B76">
        <w:rPr>
          <w:rFonts w:ascii="Times New Roman" w:eastAsia="宋体" w:hAnsi="Times New Roman" w:cs="Times New Roman"/>
          <w:sz w:val="24"/>
          <w:szCs w:val="24"/>
        </w:rPr>
        <w:t>SA</w:t>
      </w:r>
      <w:r w:rsidR="002D1B76">
        <w:rPr>
          <w:rFonts w:ascii="Times New Roman" w:eastAsia="宋体" w:hAnsi="Times New Roman" w:cs="Times New Roman" w:hint="eastAsia"/>
          <w:sz w:val="24"/>
          <w:szCs w:val="24"/>
        </w:rPr>
        <w:t>浓度</w:t>
      </w:r>
      <w:r w:rsidR="00274D96">
        <w:rPr>
          <w:rFonts w:ascii="Times New Roman" w:eastAsia="宋体" w:hAnsi="Times New Roman" w:cs="Times New Roman" w:hint="eastAsia"/>
          <w:sz w:val="24"/>
          <w:szCs w:val="24"/>
        </w:rPr>
        <w:t>通常</w:t>
      </w:r>
      <w:r w:rsidR="002D1B76">
        <w:rPr>
          <w:rFonts w:ascii="Times New Roman" w:eastAsia="宋体" w:hAnsi="Times New Roman" w:cs="Times New Roman" w:hint="eastAsia"/>
          <w:sz w:val="24"/>
          <w:szCs w:val="24"/>
        </w:rPr>
        <w:t>在</w:t>
      </w:r>
      <w:r w:rsidR="002D1B76">
        <w:rPr>
          <w:rFonts w:ascii="Times New Roman" w:eastAsia="宋体" w:hAnsi="Times New Roman" w:cs="Times New Roman"/>
          <w:sz w:val="24"/>
          <w:szCs w:val="24"/>
        </w:rPr>
        <w:t xml:space="preserve">4 </w:t>
      </w:r>
      <w:r w:rsidR="002D1B76">
        <w:rPr>
          <w:rFonts w:ascii="Times New Roman" w:eastAsia="宋体" w:hAnsi="Times New Roman" w:cs="Times New Roman" w:hint="eastAsia"/>
          <w:sz w:val="24"/>
          <w:szCs w:val="24"/>
        </w:rPr>
        <w:t>ng</w:t>
      </w:r>
      <w:r w:rsidR="002D1B76">
        <w:rPr>
          <w:rFonts w:ascii="Times New Roman" w:eastAsia="宋体" w:hAnsi="Times New Roman" w:cs="Times New Roman"/>
          <w:sz w:val="24"/>
          <w:szCs w:val="24"/>
        </w:rPr>
        <w:t xml:space="preserve"> </w:t>
      </w:r>
      <w:r w:rsidR="002D1B76">
        <w:rPr>
          <w:rFonts w:ascii="Times New Roman" w:eastAsia="宋体" w:hAnsi="Times New Roman" w:cs="Times New Roman" w:hint="eastAsia"/>
          <w:sz w:val="24"/>
          <w:szCs w:val="24"/>
        </w:rPr>
        <w:t>m</w:t>
      </w:r>
      <w:r w:rsidR="002D1B76">
        <w:rPr>
          <w:rFonts w:ascii="Times New Roman" w:eastAsia="宋体" w:hAnsi="Times New Roman" w:cs="Times New Roman"/>
          <w:sz w:val="24"/>
          <w:szCs w:val="24"/>
        </w:rPr>
        <w:t>L</w:t>
      </w:r>
      <w:r w:rsidR="002D1B76" w:rsidRPr="002D1B76">
        <w:rPr>
          <w:rFonts w:ascii="Times New Roman" w:eastAsia="宋体" w:hAnsi="Times New Roman" w:cs="Times New Roman"/>
          <w:sz w:val="24"/>
          <w:szCs w:val="24"/>
          <w:vertAlign w:val="superscript"/>
        </w:rPr>
        <w:t>-1</w:t>
      </w:r>
      <w:r w:rsidR="002D1B76">
        <w:rPr>
          <w:rFonts w:ascii="Times New Roman" w:eastAsia="宋体" w:hAnsi="Times New Roman" w:cs="Times New Roman" w:hint="eastAsia"/>
          <w:sz w:val="24"/>
          <w:szCs w:val="24"/>
        </w:rPr>
        <w:t>以下，</w:t>
      </w:r>
      <w:r w:rsidR="00274D96">
        <w:rPr>
          <w:rFonts w:ascii="Times New Roman" w:eastAsia="宋体" w:hAnsi="Times New Roman" w:cs="Times New Roman" w:hint="eastAsia"/>
          <w:sz w:val="24"/>
          <w:szCs w:val="24"/>
        </w:rPr>
        <w:t>血清中</w:t>
      </w:r>
      <w:r w:rsidR="00274D96">
        <w:rPr>
          <w:rFonts w:ascii="Times New Roman" w:eastAsia="宋体" w:hAnsi="Times New Roman" w:cs="Times New Roman" w:hint="eastAsia"/>
          <w:sz w:val="24"/>
          <w:szCs w:val="24"/>
        </w:rPr>
        <w:t>P</w:t>
      </w:r>
      <w:r w:rsidR="00274D96">
        <w:rPr>
          <w:rFonts w:ascii="Times New Roman" w:eastAsia="宋体" w:hAnsi="Times New Roman" w:cs="Times New Roman"/>
          <w:sz w:val="24"/>
          <w:szCs w:val="24"/>
        </w:rPr>
        <w:t>SA</w:t>
      </w:r>
      <w:r w:rsidR="00274D96">
        <w:rPr>
          <w:rFonts w:ascii="Times New Roman" w:eastAsia="宋体" w:hAnsi="Times New Roman" w:cs="Times New Roman" w:hint="eastAsia"/>
          <w:sz w:val="24"/>
          <w:szCs w:val="24"/>
        </w:rPr>
        <w:t>浓度高于</w:t>
      </w:r>
      <w:r w:rsidR="00274D96">
        <w:rPr>
          <w:rFonts w:ascii="Times New Roman" w:eastAsia="宋体" w:hAnsi="Times New Roman" w:cs="Times New Roman" w:hint="eastAsia"/>
          <w:sz w:val="24"/>
          <w:szCs w:val="24"/>
        </w:rPr>
        <w:t>4</w:t>
      </w:r>
      <w:r w:rsidR="00274D96">
        <w:rPr>
          <w:rFonts w:ascii="Times New Roman" w:eastAsia="宋体" w:hAnsi="Times New Roman" w:cs="Times New Roman"/>
          <w:sz w:val="24"/>
          <w:szCs w:val="24"/>
        </w:rPr>
        <w:t xml:space="preserve"> </w:t>
      </w:r>
      <w:r w:rsidR="00274D96">
        <w:rPr>
          <w:rFonts w:ascii="Times New Roman" w:eastAsia="宋体" w:hAnsi="Times New Roman" w:cs="Times New Roman" w:hint="eastAsia"/>
          <w:sz w:val="24"/>
          <w:szCs w:val="24"/>
        </w:rPr>
        <w:t>ng</w:t>
      </w:r>
      <w:r w:rsidR="00274D96">
        <w:rPr>
          <w:rFonts w:ascii="Times New Roman" w:eastAsia="宋体" w:hAnsi="Times New Roman" w:cs="Times New Roman"/>
          <w:sz w:val="24"/>
          <w:szCs w:val="24"/>
        </w:rPr>
        <w:t xml:space="preserve"> </w:t>
      </w:r>
      <w:r w:rsidR="00274D96">
        <w:rPr>
          <w:rFonts w:ascii="Times New Roman" w:eastAsia="宋体" w:hAnsi="Times New Roman" w:cs="Times New Roman" w:hint="eastAsia"/>
          <w:sz w:val="24"/>
          <w:szCs w:val="24"/>
        </w:rPr>
        <w:t>m</w:t>
      </w:r>
      <w:r w:rsidR="00274D96">
        <w:rPr>
          <w:rFonts w:ascii="Times New Roman" w:eastAsia="宋体" w:hAnsi="Times New Roman" w:cs="Times New Roman"/>
          <w:sz w:val="24"/>
          <w:szCs w:val="24"/>
        </w:rPr>
        <w:t>L</w:t>
      </w:r>
      <w:r w:rsidR="00274D96" w:rsidRPr="00274D96">
        <w:rPr>
          <w:rFonts w:ascii="Times New Roman" w:eastAsia="宋体" w:hAnsi="Times New Roman" w:cs="Times New Roman"/>
          <w:sz w:val="24"/>
          <w:szCs w:val="24"/>
          <w:vertAlign w:val="superscript"/>
        </w:rPr>
        <w:t>-1</w:t>
      </w:r>
      <w:r w:rsidR="00274D96">
        <w:rPr>
          <w:rFonts w:ascii="Times New Roman" w:eastAsia="宋体" w:hAnsi="Times New Roman" w:cs="Times New Roman" w:hint="eastAsia"/>
          <w:sz w:val="24"/>
          <w:szCs w:val="24"/>
        </w:rPr>
        <w:t>则有患癌的风险</w:t>
      </w:r>
      <w:r w:rsidR="00274D96">
        <w:rPr>
          <w:rFonts w:ascii="Times New Roman" w:eastAsia="宋体" w:hAnsi="Times New Roman" w:cs="Times New Roman"/>
          <w:sz w:val="24"/>
          <w:szCs w:val="24"/>
        </w:rPr>
        <w:fldChar w:fldCharType="begin">
          <w:fldData xml:space="preserve">PEVuZE5vdGU+PENpdGU+PEF1dGhvcj5XYW5nPC9BdXRob3I+PFllYXI+MjAyMzwvWWVhcj48UmVj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</w:fldData>
        </w:fldChar>
      </w:r>
      <w:r w:rsidR="007B3E63">
        <w:rPr>
          <w:rFonts w:ascii="Times New Roman" w:eastAsia="宋体" w:hAnsi="Times New Roman" w:cs="Times New Roman"/>
          <w:sz w:val="24"/>
          <w:szCs w:val="24"/>
        </w:rPr>
        <w:instrText xml:space="preserve"> ADDIN EN.CITE </w:instrText>
      </w:r>
      <w:r w:rsidR="007B3E63">
        <w:rPr>
          <w:rFonts w:ascii="Times New Roman" w:eastAsia="宋体" w:hAnsi="Times New Roman" w:cs="Times New Roman"/>
          <w:sz w:val="24"/>
          <w:szCs w:val="24"/>
        </w:rPr>
        <w:fldChar w:fldCharType="begin">
          <w:fldData xml:space="preserve">PEVuZE5vdGU+PENpdGU+PEF1dGhvcj5XYW5nPC9BdXRob3I+PFllYXI+MjAyMzwvWWVhcj48UmVj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</w:fldData>
        </w:fldChar>
      </w:r>
      <w:r w:rsidR="007B3E63">
        <w:rPr>
          <w:rFonts w:ascii="Times New Roman" w:eastAsia="宋体" w:hAnsi="Times New Roman" w:cs="Times New Roman"/>
          <w:sz w:val="24"/>
          <w:szCs w:val="24"/>
        </w:rPr>
        <w:instrText xml:space="preserve"> ADDIN EN.CITE.DATA </w:instrText>
      </w:r>
      <w:r w:rsidR="007B3E63">
        <w:rPr>
          <w:rFonts w:ascii="Times New Roman" w:eastAsia="宋体" w:hAnsi="Times New Roman" w:cs="Times New Roman"/>
          <w:sz w:val="24"/>
          <w:szCs w:val="24"/>
        </w:rPr>
      </w:r>
      <w:r w:rsidR="007B3E63">
        <w:rPr>
          <w:rFonts w:ascii="Times New Roman" w:eastAsia="宋体" w:hAnsi="Times New Roman" w:cs="Times New Roman"/>
          <w:sz w:val="24"/>
          <w:szCs w:val="24"/>
        </w:rPr>
        <w:fldChar w:fldCharType="end"/>
      </w:r>
      <w:r w:rsidR="00274D96">
        <w:rPr>
          <w:rFonts w:ascii="Times New Roman" w:eastAsia="宋体" w:hAnsi="Times New Roman" w:cs="Times New Roman"/>
          <w:sz w:val="24"/>
          <w:szCs w:val="24"/>
        </w:rPr>
      </w:r>
      <w:r w:rsidR="00274D96">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[18, 30]</w:t>
      </w:r>
      <w:r w:rsidR="00274D96">
        <w:rPr>
          <w:rFonts w:ascii="Times New Roman" w:eastAsia="宋体" w:hAnsi="Times New Roman" w:cs="Times New Roman"/>
          <w:sz w:val="24"/>
          <w:szCs w:val="24"/>
        </w:rPr>
        <w:fldChar w:fldCharType="end"/>
      </w:r>
      <w:r w:rsidR="00274D96">
        <w:rPr>
          <w:rFonts w:ascii="Times New Roman" w:eastAsia="宋体" w:hAnsi="Times New Roman" w:cs="Times New Roman" w:hint="eastAsia"/>
          <w:sz w:val="24"/>
          <w:szCs w:val="24"/>
        </w:rPr>
        <w:t>。</w:t>
      </w:r>
      <w:r w:rsidR="009864AF">
        <w:rPr>
          <w:rFonts w:ascii="Times New Roman" w:eastAsia="宋体" w:hAnsi="Times New Roman" w:cs="Times New Roman" w:hint="eastAsia"/>
          <w:sz w:val="24"/>
          <w:szCs w:val="24"/>
        </w:rPr>
        <w:t>因此，在</w:t>
      </w:r>
      <w:r w:rsidR="009864AF">
        <w:rPr>
          <w:rFonts w:ascii="Times New Roman" w:eastAsia="宋体" w:hAnsi="Times New Roman" w:cs="Times New Roman" w:hint="eastAsia"/>
          <w:sz w:val="24"/>
          <w:szCs w:val="24"/>
        </w:rPr>
        <w:t>ng</w:t>
      </w:r>
      <w:r w:rsidR="009864AF">
        <w:rPr>
          <w:rFonts w:ascii="Times New Roman" w:eastAsia="宋体" w:hAnsi="Times New Roman" w:cs="Times New Roman"/>
          <w:sz w:val="24"/>
          <w:szCs w:val="24"/>
        </w:rPr>
        <w:t xml:space="preserve"> </w:t>
      </w:r>
      <w:r w:rsidR="009864AF">
        <w:rPr>
          <w:rFonts w:ascii="Times New Roman" w:eastAsia="宋体" w:hAnsi="Times New Roman" w:cs="Times New Roman" w:hint="eastAsia"/>
          <w:sz w:val="24"/>
          <w:szCs w:val="24"/>
        </w:rPr>
        <w:t>mL</w:t>
      </w:r>
      <w:r w:rsidR="009864AF" w:rsidRPr="009864AF">
        <w:rPr>
          <w:rFonts w:ascii="Times New Roman" w:eastAsia="宋体" w:hAnsi="Times New Roman" w:cs="Times New Roman"/>
          <w:sz w:val="24"/>
          <w:szCs w:val="24"/>
          <w:vertAlign w:val="superscript"/>
        </w:rPr>
        <w:t>-1</w:t>
      </w:r>
      <w:r w:rsidR="009864AF">
        <w:rPr>
          <w:rFonts w:ascii="Times New Roman" w:eastAsia="宋体" w:hAnsi="Times New Roman" w:cs="Times New Roman" w:hint="eastAsia"/>
          <w:sz w:val="24"/>
          <w:szCs w:val="24"/>
        </w:rPr>
        <w:t>水平的</w:t>
      </w:r>
      <w:r w:rsidR="009864AF">
        <w:rPr>
          <w:rFonts w:ascii="Times New Roman" w:eastAsia="宋体" w:hAnsi="Times New Roman" w:cs="Times New Roman" w:hint="eastAsia"/>
          <w:sz w:val="24"/>
          <w:szCs w:val="24"/>
        </w:rPr>
        <w:t>P</w:t>
      </w:r>
      <w:r w:rsidR="009864AF">
        <w:rPr>
          <w:rFonts w:ascii="Times New Roman" w:eastAsia="宋体" w:hAnsi="Times New Roman" w:cs="Times New Roman"/>
          <w:sz w:val="24"/>
          <w:szCs w:val="24"/>
        </w:rPr>
        <w:t>SA</w:t>
      </w:r>
      <w:r w:rsidR="009864AF">
        <w:rPr>
          <w:rFonts w:ascii="Times New Roman" w:eastAsia="宋体" w:hAnsi="Times New Roman" w:cs="Times New Roman" w:hint="eastAsia"/>
          <w:sz w:val="24"/>
          <w:szCs w:val="24"/>
        </w:rPr>
        <w:t>检测是必要的。</w:t>
      </w:r>
      <w:r w:rsidR="00742796">
        <w:rPr>
          <w:rFonts w:ascii="Times New Roman" w:eastAsia="宋体" w:hAnsi="Times New Roman" w:cs="Times New Roman" w:hint="eastAsia"/>
          <w:sz w:val="24"/>
          <w:szCs w:val="24"/>
        </w:rPr>
        <w:t>如图</w:t>
      </w:r>
      <w:r w:rsidR="00742796">
        <w:rPr>
          <w:rFonts w:ascii="Times New Roman" w:eastAsia="宋体" w:hAnsi="Times New Roman" w:cs="Times New Roman" w:hint="eastAsia"/>
          <w:sz w:val="24"/>
          <w:szCs w:val="24"/>
        </w:rPr>
        <w:t>2</w:t>
      </w:r>
      <w:r w:rsidR="00742796">
        <w:rPr>
          <w:rFonts w:ascii="Times New Roman" w:eastAsia="宋体" w:hAnsi="Times New Roman" w:cs="Times New Roman" w:hint="eastAsia"/>
          <w:sz w:val="24"/>
          <w:szCs w:val="24"/>
        </w:rPr>
        <w:t>所示，</w:t>
      </w:r>
      <w:r w:rsidR="0061265F">
        <w:rPr>
          <w:rFonts w:ascii="Times New Roman" w:eastAsia="宋体" w:hAnsi="Times New Roman" w:cs="Times New Roman" w:hint="eastAsia"/>
          <w:sz w:val="24"/>
          <w:szCs w:val="24"/>
        </w:rPr>
        <w:t>Ye</w:t>
      </w:r>
      <w:r w:rsidR="0061265F">
        <w:rPr>
          <w:rFonts w:ascii="Times New Roman" w:eastAsia="宋体" w:hAnsi="Times New Roman" w:cs="Times New Roman" w:hint="eastAsia"/>
          <w:sz w:val="24"/>
          <w:szCs w:val="24"/>
        </w:rPr>
        <w:t>等人</w:t>
      </w:r>
      <w:r w:rsidR="0061265F">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&lt;EndNote&gt;&lt;Cite&gt;&lt;Author&gt;He&lt;/Author&gt;&lt;Year&gt;2023&lt;/Year&gt;&lt;RecNum&gt;428&lt;/RecNum&gt;&lt;DisplayText&gt;[30]&lt;/DisplayText&gt;&lt;record&gt;&lt;rec-number&gt;428&lt;/rec-number&gt;&lt;foreign-keys&gt;&lt;key app="EN" db-id="wfpvea5w2st2f2e00x4pe9ah5s9sdtta05r5" timestamp="1694152811"&gt;428&lt;/key&gt;&lt;key app="ENWeb" db-id=""&gt;0&lt;/key&gt;&lt;/foreign-keys&gt;&lt;ref-type name="Journal Article"&gt;17&lt;/ref-type&gt;&lt;contributors&gt;&lt;authors&gt;&lt;author&gt;He, Wenzheng&lt;/author&gt;&lt;author&gt;Liu, Liying&lt;/author&gt;&lt;author&gt;Cao, Zeyuan&lt;/author&gt;&lt;author&gt;Lin, Yang&lt;/author&gt;&lt;author&gt;Tian, Yuxin&lt;/author&gt;&lt;author&gt;Zhang, Qifu&lt;/author&gt;&lt;author&gt;Zhou, Changdong&lt;/author&gt;&lt;author&gt;Ye, Xiongying&lt;/author&gt;&lt;author&gt;Cui, Tianhong&lt;/author&gt;&lt;/authors&gt;&lt;/contributors&gt;&lt;titles&gt;&lt;title&gt;Shrink polymer based electrochemical sensor for point-of-care detection of prostate-specific antigen&lt;/title&gt;&lt;secondary-title&gt;Biosensors and Bioelectronics&lt;/secondary-title&gt;&lt;/titles&gt;&lt;periodical&gt;&lt;full-title&gt;Biosensors and Bioelectronics&lt;/full-title&gt;&lt;/periodical&gt;&lt;pages&gt;115193&lt;/pages&gt;&lt;volume&gt;228&lt;/volume&gt;&lt;dates&gt;&lt;year&gt;2023&lt;/year&gt;&lt;/dates&gt;&lt;isbn&gt;09565663&lt;/isbn&gt;&lt;urls&gt;&lt;/urls&gt;&lt;electronic-resource-num&gt;10.1016/j.bios.2023.115193&lt;/electronic-resource-num&gt;&lt;/record&gt;&lt;/Cite&gt;&lt;/EndNote&gt;</w:instrText>
      </w:r>
      <w:r w:rsidR="0061265F">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[30]</w:t>
      </w:r>
      <w:r w:rsidR="0061265F">
        <w:rPr>
          <w:rFonts w:ascii="Times New Roman" w:eastAsia="宋体" w:hAnsi="Times New Roman" w:cs="Times New Roman"/>
          <w:sz w:val="24"/>
          <w:szCs w:val="24"/>
        </w:rPr>
        <w:fldChar w:fldCharType="end"/>
      </w:r>
      <w:r w:rsidR="007265AC">
        <w:rPr>
          <w:rFonts w:ascii="Times New Roman" w:eastAsia="宋体" w:hAnsi="Times New Roman" w:cs="Times New Roman" w:hint="eastAsia"/>
          <w:sz w:val="24"/>
          <w:szCs w:val="24"/>
        </w:rPr>
        <w:t>首次报道了一种基于收缩聚合物的免疫传感器，并将其集成</w:t>
      </w:r>
      <w:r w:rsidR="00CB3CC5">
        <w:rPr>
          <w:rFonts w:ascii="Times New Roman" w:eastAsia="宋体" w:hAnsi="Times New Roman" w:cs="Times New Roman" w:hint="eastAsia"/>
          <w:sz w:val="24"/>
          <w:szCs w:val="24"/>
        </w:rPr>
        <w:t>为</w:t>
      </w:r>
      <w:r w:rsidR="007265AC">
        <w:rPr>
          <w:rFonts w:ascii="Times New Roman" w:eastAsia="宋体" w:hAnsi="Times New Roman" w:cs="Times New Roman" w:hint="eastAsia"/>
          <w:sz w:val="24"/>
          <w:szCs w:val="24"/>
        </w:rPr>
        <w:t>小型化</w:t>
      </w:r>
      <w:r w:rsidR="00CB3CC5">
        <w:rPr>
          <w:rFonts w:ascii="Times New Roman" w:eastAsia="宋体" w:hAnsi="Times New Roman" w:cs="Times New Roman" w:hint="eastAsia"/>
          <w:sz w:val="24"/>
          <w:szCs w:val="24"/>
        </w:rPr>
        <w:t>便携式系统</w:t>
      </w:r>
      <w:r w:rsidR="007265AC">
        <w:rPr>
          <w:rFonts w:ascii="Times New Roman" w:eastAsia="宋体" w:hAnsi="Times New Roman" w:cs="Times New Roman" w:hint="eastAsia"/>
          <w:sz w:val="24"/>
          <w:szCs w:val="24"/>
        </w:rPr>
        <w:t>用于</w:t>
      </w:r>
      <w:r w:rsidR="00374902">
        <w:rPr>
          <w:rFonts w:ascii="Times New Roman" w:eastAsia="宋体" w:hAnsi="Times New Roman" w:cs="Times New Roman" w:hint="eastAsia"/>
          <w:sz w:val="24"/>
          <w:szCs w:val="24"/>
        </w:rPr>
        <w:t>P</w:t>
      </w:r>
      <w:r w:rsidR="00374902">
        <w:rPr>
          <w:rFonts w:ascii="Times New Roman" w:eastAsia="宋体" w:hAnsi="Times New Roman" w:cs="Times New Roman"/>
          <w:sz w:val="24"/>
          <w:szCs w:val="24"/>
        </w:rPr>
        <w:t>SA</w:t>
      </w:r>
      <w:r w:rsidR="00374902">
        <w:rPr>
          <w:rFonts w:ascii="Times New Roman" w:eastAsia="宋体" w:hAnsi="Times New Roman" w:cs="Times New Roman" w:hint="eastAsia"/>
          <w:sz w:val="24"/>
          <w:szCs w:val="24"/>
        </w:rPr>
        <w:t>检测。免疫传感器</w:t>
      </w:r>
      <w:r w:rsidR="00374902" w:rsidRPr="00374902">
        <w:rPr>
          <w:rFonts w:ascii="Times New Roman" w:eastAsia="宋体" w:hAnsi="Times New Roman" w:cs="Times New Roman" w:hint="eastAsia"/>
          <w:sz w:val="24"/>
          <w:szCs w:val="24"/>
        </w:rPr>
        <w:t>通过在收缩聚合物上溅射一层金膜，然后加热收缩</w:t>
      </w:r>
      <w:r w:rsidR="00374902">
        <w:rPr>
          <w:rFonts w:ascii="Times New Roman" w:eastAsia="宋体" w:hAnsi="Times New Roman" w:cs="Times New Roman" w:hint="eastAsia"/>
          <w:sz w:val="24"/>
          <w:szCs w:val="24"/>
        </w:rPr>
        <w:t>使其成为具有</w:t>
      </w:r>
      <w:r w:rsidR="00374902" w:rsidRPr="00374902">
        <w:rPr>
          <w:rFonts w:ascii="Times New Roman" w:eastAsia="宋体" w:hAnsi="Times New Roman" w:cs="Times New Roman" w:hint="eastAsia"/>
          <w:sz w:val="24"/>
          <w:szCs w:val="24"/>
        </w:rPr>
        <w:t>褶皱的小尺寸</w:t>
      </w:r>
      <w:r w:rsidR="00374902">
        <w:rPr>
          <w:rFonts w:ascii="Times New Roman" w:eastAsia="宋体" w:hAnsi="Times New Roman" w:cs="Times New Roman" w:hint="eastAsia"/>
          <w:sz w:val="24"/>
          <w:szCs w:val="24"/>
        </w:rPr>
        <w:t>电极</w:t>
      </w:r>
      <w:r w:rsidR="00742796">
        <w:rPr>
          <w:rFonts w:ascii="Times New Roman" w:eastAsia="宋体" w:hAnsi="Times New Roman" w:cs="Times New Roman" w:hint="eastAsia"/>
          <w:sz w:val="24"/>
          <w:szCs w:val="24"/>
        </w:rPr>
        <w:t>（图</w:t>
      </w:r>
      <w:r w:rsidR="00742796">
        <w:rPr>
          <w:rFonts w:ascii="Times New Roman" w:eastAsia="宋体" w:hAnsi="Times New Roman" w:cs="Times New Roman" w:hint="eastAsia"/>
          <w:sz w:val="24"/>
          <w:szCs w:val="24"/>
        </w:rPr>
        <w:t>2b</w:t>
      </w:r>
      <w:r w:rsidR="00742796">
        <w:rPr>
          <w:rFonts w:ascii="Times New Roman" w:eastAsia="宋体" w:hAnsi="Times New Roman" w:cs="Times New Roman" w:hint="eastAsia"/>
          <w:sz w:val="24"/>
          <w:szCs w:val="24"/>
        </w:rPr>
        <w:t>）</w:t>
      </w:r>
      <w:r w:rsidR="00374902" w:rsidRPr="00374902">
        <w:rPr>
          <w:rFonts w:ascii="Times New Roman" w:eastAsia="宋体" w:hAnsi="Times New Roman" w:cs="Times New Roman" w:hint="eastAsia"/>
          <w:sz w:val="24"/>
          <w:szCs w:val="24"/>
        </w:rPr>
        <w:t>。这些</w:t>
      </w:r>
      <w:r w:rsidR="00374902">
        <w:rPr>
          <w:rFonts w:ascii="Times New Roman" w:eastAsia="宋体" w:hAnsi="Times New Roman" w:cs="Times New Roman" w:hint="eastAsia"/>
          <w:sz w:val="24"/>
          <w:szCs w:val="24"/>
        </w:rPr>
        <w:t>褶皱</w:t>
      </w:r>
      <w:r w:rsidR="00374902" w:rsidRPr="00374902">
        <w:rPr>
          <w:rFonts w:ascii="Times New Roman" w:eastAsia="宋体" w:hAnsi="Times New Roman" w:cs="Times New Roman" w:hint="eastAsia"/>
          <w:sz w:val="24"/>
          <w:szCs w:val="24"/>
        </w:rPr>
        <w:t>可以通过金膜的厚</w:t>
      </w:r>
      <w:r w:rsidR="00374902" w:rsidRPr="00374902">
        <w:rPr>
          <w:rFonts w:ascii="Times New Roman" w:eastAsia="宋体" w:hAnsi="Times New Roman" w:cs="Times New Roman" w:hint="eastAsia"/>
          <w:sz w:val="24"/>
          <w:szCs w:val="24"/>
        </w:rPr>
        <w:lastRenderedPageBreak/>
        <w:t>度直接调节，具有</w:t>
      </w:r>
      <w:r w:rsidR="005012B9">
        <w:rPr>
          <w:rFonts w:ascii="Times New Roman" w:eastAsia="宋体" w:hAnsi="Times New Roman" w:cs="Times New Roman" w:hint="eastAsia"/>
          <w:sz w:val="24"/>
          <w:szCs w:val="24"/>
        </w:rPr>
        <w:t>高比表面积</w:t>
      </w:r>
      <w:r w:rsidR="00374902" w:rsidRPr="00374902">
        <w:rPr>
          <w:rFonts w:ascii="Times New Roman" w:eastAsia="宋体" w:hAnsi="Times New Roman" w:cs="Times New Roman" w:hint="eastAsia"/>
          <w:sz w:val="24"/>
          <w:szCs w:val="24"/>
        </w:rPr>
        <w:t>，</w:t>
      </w:r>
      <w:r w:rsidR="005012B9">
        <w:rPr>
          <w:rFonts w:ascii="Times New Roman" w:eastAsia="宋体" w:hAnsi="Times New Roman" w:cs="Times New Roman" w:hint="eastAsia"/>
          <w:sz w:val="24"/>
          <w:szCs w:val="24"/>
        </w:rPr>
        <w:t>能够</w:t>
      </w:r>
      <w:r w:rsidR="00374902" w:rsidRPr="00374902">
        <w:rPr>
          <w:rFonts w:ascii="Times New Roman" w:eastAsia="宋体" w:hAnsi="Times New Roman" w:cs="Times New Roman" w:hint="eastAsia"/>
          <w:sz w:val="24"/>
          <w:szCs w:val="24"/>
        </w:rPr>
        <w:t>增强抗原</w:t>
      </w:r>
      <w:r w:rsidR="00374902" w:rsidRPr="00374902">
        <w:rPr>
          <w:rFonts w:ascii="Times New Roman" w:eastAsia="宋体" w:hAnsi="Times New Roman" w:cs="Times New Roman"/>
          <w:sz w:val="24"/>
          <w:szCs w:val="24"/>
        </w:rPr>
        <w:t>-</w:t>
      </w:r>
      <w:r w:rsidR="00374902" w:rsidRPr="00374902">
        <w:rPr>
          <w:rFonts w:ascii="Times New Roman" w:eastAsia="宋体" w:hAnsi="Times New Roman" w:cs="Times New Roman"/>
          <w:sz w:val="24"/>
          <w:szCs w:val="24"/>
        </w:rPr>
        <w:t>抗体结合。</w:t>
      </w:r>
      <w:r w:rsidR="00BE0B50">
        <w:rPr>
          <w:rFonts w:ascii="Times New Roman" w:eastAsia="宋体" w:hAnsi="Times New Roman" w:cs="Times New Roman" w:hint="eastAsia"/>
          <w:sz w:val="24"/>
          <w:szCs w:val="24"/>
        </w:rPr>
        <w:t>传感器经过空气等离子体处理并经过修饰自组装石墨</w:t>
      </w:r>
      <w:proofErr w:type="gramStart"/>
      <w:r w:rsidR="00BE0B50">
        <w:rPr>
          <w:rFonts w:ascii="Times New Roman" w:eastAsia="宋体" w:hAnsi="Times New Roman" w:cs="Times New Roman" w:hint="eastAsia"/>
          <w:sz w:val="24"/>
          <w:szCs w:val="24"/>
        </w:rPr>
        <w:t>烯</w:t>
      </w:r>
      <w:proofErr w:type="gramEnd"/>
      <w:r w:rsidR="00BE0B50">
        <w:rPr>
          <w:rFonts w:ascii="Times New Roman" w:eastAsia="宋体" w:hAnsi="Times New Roman" w:cs="Times New Roman" w:hint="eastAsia"/>
          <w:sz w:val="24"/>
          <w:szCs w:val="24"/>
        </w:rPr>
        <w:t>提高了</w:t>
      </w:r>
      <w:r w:rsidR="00434D76">
        <w:rPr>
          <w:rFonts w:ascii="Times New Roman" w:eastAsia="宋体" w:hAnsi="Times New Roman" w:cs="Times New Roman" w:hint="eastAsia"/>
          <w:sz w:val="24"/>
          <w:szCs w:val="24"/>
        </w:rPr>
        <w:t>灵敏度，其</w:t>
      </w:r>
      <w:r w:rsidR="00BE0B50">
        <w:rPr>
          <w:rFonts w:ascii="Times New Roman" w:eastAsia="宋体" w:hAnsi="Times New Roman" w:cs="Times New Roman" w:hint="eastAsia"/>
          <w:sz w:val="24"/>
          <w:szCs w:val="24"/>
        </w:rPr>
        <w:t>对血清中</w:t>
      </w:r>
      <w:r w:rsidR="00BE0B50">
        <w:rPr>
          <w:rFonts w:ascii="Times New Roman" w:eastAsia="宋体" w:hAnsi="Times New Roman" w:cs="Times New Roman" w:hint="eastAsia"/>
          <w:sz w:val="24"/>
          <w:szCs w:val="24"/>
        </w:rPr>
        <w:t>P</w:t>
      </w:r>
      <w:r w:rsidR="00BE0B50">
        <w:rPr>
          <w:rFonts w:ascii="Times New Roman" w:eastAsia="宋体" w:hAnsi="Times New Roman" w:cs="Times New Roman"/>
          <w:sz w:val="24"/>
          <w:szCs w:val="24"/>
        </w:rPr>
        <w:t>SA</w:t>
      </w:r>
      <w:r w:rsidR="00BE0B50">
        <w:rPr>
          <w:rFonts w:ascii="Times New Roman" w:eastAsia="宋体" w:hAnsi="Times New Roman" w:cs="Times New Roman" w:hint="eastAsia"/>
          <w:sz w:val="24"/>
          <w:szCs w:val="24"/>
        </w:rPr>
        <w:t>的检测限为</w:t>
      </w:r>
      <w:r w:rsidR="00BE0B50">
        <w:rPr>
          <w:rFonts w:ascii="Times New Roman" w:eastAsia="宋体" w:hAnsi="Times New Roman" w:cs="Times New Roman" w:hint="eastAsia"/>
          <w:sz w:val="24"/>
          <w:szCs w:val="24"/>
        </w:rPr>
        <w:t>0</w:t>
      </w:r>
      <w:r w:rsidR="00BE0B50">
        <w:rPr>
          <w:rFonts w:ascii="Times New Roman" w:eastAsia="宋体" w:hAnsi="Times New Roman" w:cs="Times New Roman"/>
          <w:sz w:val="24"/>
          <w:szCs w:val="24"/>
        </w:rPr>
        <w:t xml:space="preserve">.38 </w:t>
      </w:r>
      <w:proofErr w:type="spellStart"/>
      <w:r w:rsidR="00BE0B50">
        <w:rPr>
          <w:rFonts w:ascii="Times New Roman" w:eastAsia="宋体" w:hAnsi="Times New Roman" w:cs="Times New Roman" w:hint="eastAsia"/>
          <w:sz w:val="24"/>
          <w:szCs w:val="24"/>
        </w:rPr>
        <w:t>fg</w:t>
      </w:r>
      <w:proofErr w:type="spellEnd"/>
      <w:r w:rsidR="00BE0B50">
        <w:rPr>
          <w:rFonts w:ascii="Times New Roman" w:eastAsia="宋体" w:hAnsi="Times New Roman" w:cs="Times New Roman"/>
          <w:sz w:val="24"/>
          <w:szCs w:val="24"/>
        </w:rPr>
        <w:t xml:space="preserve"> </w:t>
      </w:r>
      <w:r w:rsidR="00BE0B50">
        <w:rPr>
          <w:rFonts w:ascii="Times New Roman" w:eastAsia="宋体" w:hAnsi="Times New Roman" w:cs="Times New Roman" w:hint="eastAsia"/>
          <w:sz w:val="24"/>
          <w:szCs w:val="24"/>
        </w:rPr>
        <w:t>mL</w:t>
      </w:r>
      <w:r w:rsidR="00BE0B50" w:rsidRPr="00BE0B50">
        <w:rPr>
          <w:rFonts w:ascii="Times New Roman" w:eastAsia="宋体" w:hAnsi="Times New Roman" w:cs="Times New Roman"/>
          <w:sz w:val="24"/>
          <w:szCs w:val="24"/>
          <w:vertAlign w:val="superscript"/>
        </w:rPr>
        <w:t>-1</w:t>
      </w:r>
      <w:r w:rsidR="00BE0B50">
        <w:rPr>
          <w:rFonts w:ascii="Times New Roman" w:eastAsia="宋体" w:hAnsi="Times New Roman" w:cs="Times New Roman" w:hint="eastAsia"/>
          <w:sz w:val="24"/>
          <w:szCs w:val="24"/>
        </w:rPr>
        <w:t>，线性响应范围为</w:t>
      </w:r>
      <w:r w:rsidR="00BE0B50">
        <w:rPr>
          <w:rFonts w:ascii="Times New Roman" w:eastAsia="宋体" w:hAnsi="Times New Roman" w:cs="Times New Roman" w:hint="eastAsia"/>
          <w:sz w:val="24"/>
          <w:szCs w:val="24"/>
        </w:rPr>
        <w:t>1</w:t>
      </w:r>
      <w:r w:rsidR="00BE0B50">
        <w:rPr>
          <w:rFonts w:ascii="Times New Roman" w:eastAsia="宋体" w:hAnsi="Times New Roman" w:cs="Times New Roman"/>
          <w:sz w:val="24"/>
          <w:szCs w:val="24"/>
        </w:rPr>
        <w:t xml:space="preserve">0 </w:t>
      </w:r>
      <w:proofErr w:type="spellStart"/>
      <w:r w:rsidR="00BE0B50">
        <w:rPr>
          <w:rFonts w:ascii="Times New Roman" w:eastAsia="宋体" w:hAnsi="Times New Roman" w:cs="Times New Roman" w:hint="eastAsia"/>
          <w:sz w:val="24"/>
          <w:szCs w:val="24"/>
        </w:rPr>
        <w:t>fg</w:t>
      </w:r>
      <w:proofErr w:type="spellEnd"/>
      <w:r w:rsidR="00BE0B50">
        <w:rPr>
          <w:rFonts w:ascii="Times New Roman" w:eastAsia="宋体" w:hAnsi="Times New Roman" w:cs="Times New Roman"/>
          <w:sz w:val="24"/>
          <w:szCs w:val="24"/>
        </w:rPr>
        <w:t xml:space="preserve"> </w:t>
      </w:r>
      <w:r w:rsidR="00BE0B50">
        <w:rPr>
          <w:rFonts w:ascii="Times New Roman" w:eastAsia="宋体" w:hAnsi="Times New Roman" w:cs="Times New Roman" w:hint="eastAsia"/>
          <w:sz w:val="24"/>
          <w:szCs w:val="24"/>
        </w:rPr>
        <w:t>mL</w:t>
      </w:r>
      <w:r w:rsidR="00BE0B50" w:rsidRPr="00BE0B50">
        <w:rPr>
          <w:rFonts w:ascii="Times New Roman" w:eastAsia="宋体" w:hAnsi="Times New Roman" w:cs="Times New Roman"/>
          <w:sz w:val="24"/>
          <w:szCs w:val="24"/>
          <w:vertAlign w:val="superscript"/>
        </w:rPr>
        <w:t>-1</w:t>
      </w:r>
      <w:r w:rsidR="00BE0B50">
        <w:rPr>
          <w:rFonts w:ascii="Times New Roman" w:eastAsia="宋体" w:hAnsi="Times New Roman" w:cs="Times New Roman" w:hint="eastAsia"/>
          <w:sz w:val="24"/>
          <w:szCs w:val="24"/>
        </w:rPr>
        <w:t>至</w:t>
      </w:r>
      <w:r w:rsidR="00BE0B50">
        <w:rPr>
          <w:rFonts w:ascii="Times New Roman" w:eastAsia="宋体" w:hAnsi="Times New Roman" w:cs="Times New Roman" w:hint="eastAsia"/>
          <w:sz w:val="24"/>
          <w:szCs w:val="24"/>
        </w:rPr>
        <w:t>1</w:t>
      </w:r>
      <w:r w:rsidR="00BE0B50">
        <w:rPr>
          <w:rFonts w:ascii="Times New Roman" w:eastAsia="宋体" w:hAnsi="Times New Roman" w:cs="Times New Roman"/>
          <w:sz w:val="24"/>
          <w:szCs w:val="24"/>
        </w:rPr>
        <w:t xml:space="preserve">000 </w:t>
      </w:r>
      <w:r w:rsidR="00BE0B50">
        <w:rPr>
          <w:rFonts w:ascii="Times New Roman" w:eastAsia="宋体" w:hAnsi="Times New Roman" w:cs="Times New Roman" w:hint="eastAsia"/>
          <w:sz w:val="24"/>
          <w:szCs w:val="24"/>
        </w:rPr>
        <w:t>ng</w:t>
      </w:r>
      <w:r w:rsidR="00BE0B50">
        <w:rPr>
          <w:rFonts w:ascii="Times New Roman" w:eastAsia="宋体" w:hAnsi="Times New Roman" w:cs="Times New Roman"/>
          <w:sz w:val="24"/>
          <w:szCs w:val="24"/>
        </w:rPr>
        <w:t xml:space="preserve"> </w:t>
      </w:r>
      <w:r w:rsidR="00BE0B50">
        <w:rPr>
          <w:rFonts w:ascii="Times New Roman" w:eastAsia="宋体" w:hAnsi="Times New Roman" w:cs="Times New Roman" w:hint="eastAsia"/>
          <w:sz w:val="24"/>
          <w:szCs w:val="24"/>
        </w:rPr>
        <w:t>mL</w:t>
      </w:r>
      <w:r w:rsidR="00BE0B50" w:rsidRPr="00BE0B50">
        <w:rPr>
          <w:rFonts w:ascii="Times New Roman" w:eastAsia="宋体" w:hAnsi="Times New Roman" w:cs="Times New Roman"/>
          <w:sz w:val="24"/>
          <w:szCs w:val="24"/>
          <w:vertAlign w:val="superscript"/>
        </w:rPr>
        <w:t>-1</w:t>
      </w:r>
      <w:r w:rsidR="00BE0B50">
        <w:rPr>
          <w:rFonts w:ascii="Times New Roman" w:eastAsia="宋体" w:hAnsi="Times New Roman" w:cs="Times New Roman" w:hint="eastAsia"/>
          <w:sz w:val="24"/>
          <w:szCs w:val="24"/>
        </w:rPr>
        <w:t>。</w:t>
      </w:r>
      <w:r w:rsidR="00434D76" w:rsidRPr="00434D76">
        <w:rPr>
          <w:rFonts w:ascii="Times New Roman" w:eastAsia="宋体" w:hAnsi="Times New Roman" w:cs="Times New Roman" w:hint="eastAsia"/>
          <w:sz w:val="24"/>
          <w:szCs w:val="24"/>
        </w:rPr>
        <w:t>免疫传感器与</w:t>
      </w:r>
      <w:r w:rsidR="00434D76">
        <w:rPr>
          <w:rFonts w:ascii="Times New Roman" w:eastAsia="宋体" w:hAnsi="Times New Roman" w:cs="Times New Roman" w:hint="eastAsia"/>
          <w:sz w:val="24"/>
          <w:szCs w:val="24"/>
        </w:rPr>
        <w:t>商用</w:t>
      </w:r>
      <w:r w:rsidR="00434D76" w:rsidRPr="00434D76">
        <w:rPr>
          <w:rFonts w:ascii="Times New Roman" w:eastAsia="宋体" w:hAnsi="Times New Roman" w:cs="Times New Roman" w:hint="eastAsia"/>
          <w:sz w:val="24"/>
          <w:szCs w:val="24"/>
        </w:rPr>
        <w:t>化学发光仪</w:t>
      </w:r>
      <w:r w:rsidR="00434D76">
        <w:rPr>
          <w:rFonts w:ascii="Times New Roman" w:eastAsia="宋体" w:hAnsi="Times New Roman" w:cs="Times New Roman" w:hint="eastAsia"/>
          <w:sz w:val="24"/>
          <w:szCs w:val="24"/>
        </w:rPr>
        <w:t>（</w:t>
      </w:r>
      <w:proofErr w:type="spellStart"/>
      <w:r w:rsidR="00434D76">
        <w:rPr>
          <w:rFonts w:ascii="Times New Roman" w:eastAsia="宋体" w:hAnsi="Times New Roman" w:cs="Times New Roman" w:hint="eastAsia"/>
          <w:sz w:val="24"/>
          <w:szCs w:val="24"/>
        </w:rPr>
        <w:t>Autolumo</w:t>
      </w:r>
      <w:proofErr w:type="spellEnd"/>
      <w:r w:rsidR="00434D76">
        <w:rPr>
          <w:rFonts w:ascii="Times New Roman" w:eastAsia="宋体" w:hAnsi="Times New Roman" w:cs="Times New Roman"/>
          <w:sz w:val="24"/>
          <w:szCs w:val="24"/>
        </w:rPr>
        <w:t xml:space="preserve"> A2000 </w:t>
      </w:r>
      <w:r w:rsidR="00434D76">
        <w:rPr>
          <w:rFonts w:ascii="Times New Roman" w:eastAsia="宋体" w:hAnsi="Times New Roman" w:cs="Times New Roman" w:hint="eastAsia"/>
          <w:sz w:val="24"/>
          <w:szCs w:val="24"/>
        </w:rPr>
        <w:t>plus</w:t>
      </w:r>
      <w:r w:rsidR="00434D76">
        <w:rPr>
          <w:rFonts w:ascii="Times New Roman" w:eastAsia="宋体" w:hAnsi="Times New Roman" w:cs="Times New Roman" w:hint="eastAsia"/>
          <w:sz w:val="24"/>
          <w:szCs w:val="24"/>
        </w:rPr>
        <w:t>）</w:t>
      </w:r>
      <w:r w:rsidR="00434D76" w:rsidRPr="00434D76">
        <w:rPr>
          <w:rFonts w:ascii="Times New Roman" w:eastAsia="宋体" w:hAnsi="Times New Roman" w:cs="Times New Roman" w:hint="eastAsia"/>
          <w:sz w:val="24"/>
          <w:szCs w:val="24"/>
        </w:rPr>
        <w:t>的测试结果接近，</w:t>
      </w:r>
      <w:r w:rsidR="00434D76">
        <w:rPr>
          <w:rFonts w:ascii="Times New Roman" w:eastAsia="宋体" w:hAnsi="Times New Roman" w:cs="Times New Roman" w:hint="eastAsia"/>
          <w:sz w:val="24"/>
          <w:szCs w:val="24"/>
        </w:rPr>
        <w:t>验证</w:t>
      </w:r>
      <w:r w:rsidR="00434D76" w:rsidRPr="00434D76">
        <w:rPr>
          <w:rFonts w:ascii="Times New Roman" w:eastAsia="宋体" w:hAnsi="Times New Roman" w:cs="Times New Roman" w:hint="eastAsia"/>
          <w:sz w:val="24"/>
          <w:szCs w:val="24"/>
        </w:rPr>
        <w:t>了在临床</w:t>
      </w:r>
      <w:r w:rsidR="00434D76">
        <w:rPr>
          <w:rFonts w:ascii="Times New Roman" w:eastAsia="宋体" w:hAnsi="Times New Roman" w:cs="Times New Roman" w:hint="eastAsia"/>
          <w:sz w:val="24"/>
          <w:szCs w:val="24"/>
        </w:rPr>
        <w:t>应用</w:t>
      </w:r>
      <w:r w:rsidR="00434D76" w:rsidRPr="00434D76">
        <w:rPr>
          <w:rFonts w:ascii="Times New Roman" w:eastAsia="宋体" w:hAnsi="Times New Roman" w:cs="Times New Roman" w:hint="eastAsia"/>
          <w:sz w:val="24"/>
          <w:szCs w:val="24"/>
        </w:rPr>
        <w:t>中的可行性。该传感器被集成到便携式检测系统中，</w:t>
      </w:r>
      <w:r w:rsidR="00434D76">
        <w:rPr>
          <w:rFonts w:ascii="Times New Roman" w:eastAsia="宋体" w:hAnsi="Times New Roman" w:cs="Times New Roman" w:hint="eastAsia"/>
          <w:sz w:val="24"/>
          <w:szCs w:val="24"/>
        </w:rPr>
        <w:t>可以</w:t>
      </w:r>
      <w:r w:rsidR="00434D76" w:rsidRPr="00434D76">
        <w:rPr>
          <w:rFonts w:ascii="Times New Roman" w:eastAsia="宋体" w:hAnsi="Times New Roman" w:cs="Times New Roman" w:hint="eastAsia"/>
          <w:sz w:val="24"/>
          <w:szCs w:val="24"/>
        </w:rPr>
        <w:t>通过</w:t>
      </w:r>
      <w:r w:rsidR="00434D76" w:rsidRPr="00434D76">
        <w:rPr>
          <w:rFonts w:ascii="Times New Roman" w:eastAsia="宋体" w:hAnsi="Times New Roman" w:cs="Times New Roman"/>
          <w:sz w:val="24"/>
          <w:szCs w:val="24"/>
        </w:rPr>
        <w:t>App</w:t>
      </w:r>
      <w:r w:rsidR="00434D76" w:rsidRPr="00434D76">
        <w:rPr>
          <w:rFonts w:ascii="Times New Roman" w:eastAsia="宋体" w:hAnsi="Times New Roman" w:cs="Times New Roman"/>
          <w:sz w:val="24"/>
          <w:szCs w:val="24"/>
        </w:rPr>
        <w:t>进行操作</w:t>
      </w:r>
      <w:r w:rsidR="00742796">
        <w:rPr>
          <w:rFonts w:ascii="Times New Roman" w:eastAsia="宋体" w:hAnsi="Times New Roman" w:cs="Times New Roman" w:hint="eastAsia"/>
          <w:sz w:val="24"/>
          <w:szCs w:val="24"/>
        </w:rPr>
        <w:t>（图</w:t>
      </w:r>
      <w:r w:rsidR="00742796">
        <w:rPr>
          <w:rFonts w:ascii="Times New Roman" w:eastAsia="宋体" w:hAnsi="Times New Roman" w:cs="Times New Roman" w:hint="eastAsia"/>
          <w:sz w:val="24"/>
          <w:szCs w:val="24"/>
        </w:rPr>
        <w:t>2a,</w:t>
      </w:r>
      <w:r w:rsidR="00742796">
        <w:rPr>
          <w:rFonts w:ascii="Times New Roman" w:eastAsia="宋体" w:hAnsi="Times New Roman" w:cs="Times New Roman"/>
          <w:sz w:val="24"/>
          <w:szCs w:val="24"/>
        </w:rPr>
        <w:t xml:space="preserve"> e</w:t>
      </w:r>
      <w:r w:rsidR="00742796">
        <w:rPr>
          <w:rFonts w:ascii="Times New Roman" w:eastAsia="宋体" w:hAnsi="Times New Roman" w:cs="Times New Roman" w:hint="eastAsia"/>
          <w:sz w:val="24"/>
          <w:szCs w:val="24"/>
        </w:rPr>
        <w:t>）</w:t>
      </w:r>
      <w:r w:rsidR="00434D76" w:rsidRPr="00434D76">
        <w:rPr>
          <w:rFonts w:ascii="Times New Roman" w:eastAsia="宋体" w:hAnsi="Times New Roman" w:cs="Times New Roman"/>
          <w:sz w:val="24"/>
          <w:szCs w:val="24"/>
        </w:rPr>
        <w:t>，适合于</w:t>
      </w:r>
      <w:r w:rsidR="00434D76">
        <w:rPr>
          <w:rFonts w:ascii="Times New Roman" w:eastAsia="宋体" w:hAnsi="Times New Roman" w:cs="Times New Roman" w:hint="eastAsia"/>
          <w:sz w:val="24"/>
          <w:szCs w:val="24"/>
        </w:rPr>
        <w:t>实时</w:t>
      </w:r>
      <w:r w:rsidR="00434D76" w:rsidRPr="00434D76">
        <w:rPr>
          <w:rFonts w:ascii="Times New Roman" w:eastAsia="宋体" w:hAnsi="Times New Roman" w:cs="Times New Roman"/>
          <w:sz w:val="24"/>
          <w:szCs w:val="24"/>
        </w:rPr>
        <w:t>诊断。</w:t>
      </w:r>
      <w:r w:rsidR="00B1507B">
        <w:rPr>
          <w:rFonts w:ascii="Times New Roman" w:eastAsia="宋体" w:hAnsi="Times New Roman" w:cs="Times New Roman" w:hint="eastAsia"/>
          <w:sz w:val="24"/>
          <w:szCs w:val="24"/>
        </w:rPr>
        <w:t>Xia</w:t>
      </w:r>
      <w:r w:rsidR="00B1507B">
        <w:rPr>
          <w:rFonts w:ascii="Times New Roman" w:eastAsia="宋体" w:hAnsi="Times New Roman" w:cs="Times New Roman" w:hint="eastAsia"/>
          <w:sz w:val="24"/>
          <w:szCs w:val="24"/>
        </w:rPr>
        <w:t>等人</w:t>
      </w:r>
      <w:r w:rsidR="00B1507B">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&lt;EndNote&gt;&lt;Cite&gt;&lt;Author&gt;Wang&lt;/Author&gt;&lt;Year&gt;2023&lt;/Year&gt;&lt;RecNum&gt;429&lt;/RecNum&gt;&lt;DisplayText&gt;[32]&lt;/DisplayText&gt;&lt;record&gt;&lt;rec-number&gt;429&lt;/rec-number&gt;&lt;foreign-keys&gt;&lt;key app="EN" db-id="wfpvea5w2st2f2e00x4pe9ah5s9sdtta05r5" timestamp="1694428307"&gt;429&lt;/key&gt;&lt;key app="ENWeb" db-id=""&gt;0&lt;/key&gt;&lt;/foreign-keys&gt;&lt;ref-type name="Journal Article"&gt;17&lt;/ref-type&gt;&lt;contributors&gt;&lt;authors&gt;&lt;author&gt;Wang, Biao&lt;/author&gt;&lt;author&gt;Yan, Qi&lt;/author&gt;&lt;author&gt;Duolihong, Bawurejiang&lt;/author&gt;&lt;author&gt;Ma, Xiangdong&lt;/author&gt;&lt;author&gt;Xia, Xiaohong&lt;/author&gt;&lt;/authors&gt;&lt;/contributors&gt;&lt;titles&gt;&lt;title&gt;Dual-signal electrochemical immunosensor based on the oxidation and oxygen evolution signals of CoTe2@CeO2 nanocomposites: Application for prostate-specific antigen detection&lt;/title&gt;&lt;secondary-title&gt;Sensors and Actuators B: Chemical&lt;/secondary-title&gt;&lt;/titles&gt;&lt;periodical&gt;&lt;full-title&gt;Sensors and Actuators B: Chemical&lt;/full-title&gt;&lt;/periodical&gt;&lt;pages&gt;134083&lt;/pages&gt;&lt;volume&gt;392&lt;/volume&gt;&lt;dates&gt;&lt;year&gt;2023&lt;/year&gt;&lt;/dates&gt;&lt;isbn&gt;09254005&lt;/isbn&gt;&lt;urls&gt;&lt;/urls&gt;&lt;electronic-resource-num&gt;10.1016/j.snb.2023.134083&lt;/electronic-resource-num&gt;&lt;/record&gt;&lt;/Cite&gt;&lt;/EndNote&gt;</w:instrText>
      </w:r>
      <w:r w:rsidR="00B1507B">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[32]</w:t>
      </w:r>
      <w:r w:rsidR="00B1507B">
        <w:rPr>
          <w:rFonts w:ascii="Times New Roman" w:eastAsia="宋体" w:hAnsi="Times New Roman" w:cs="Times New Roman"/>
          <w:sz w:val="24"/>
          <w:szCs w:val="24"/>
        </w:rPr>
        <w:fldChar w:fldCharType="end"/>
      </w:r>
      <w:r w:rsidR="00152503">
        <w:rPr>
          <w:rFonts w:ascii="Times New Roman" w:eastAsia="宋体" w:hAnsi="Times New Roman" w:cs="Times New Roman" w:hint="eastAsia"/>
          <w:sz w:val="24"/>
          <w:szCs w:val="24"/>
        </w:rPr>
        <w:t>以</w:t>
      </w:r>
      <w:r w:rsidR="00152503">
        <w:rPr>
          <w:rFonts w:ascii="Times New Roman" w:eastAsia="宋体" w:hAnsi="Times New Roman" w:cs="Times New Roman" w:hint="eastAsia"/>
          <w:sz w:val="24"/>
          <w:szCs w:val="24"/>
        </w:rPr>
        <w:t>Co</w:t>
      </w:r>
      <w:r w:rsidR="00152503">
        <w:rPr>
          <w:rFonts w:ascii="Times New Roman" w:eastAsia="宋体" w:hAnsi="Times New Roman" w:cs="Times New Roman"/>
          <w:sz w:val="24"/>
          <w:szCs w:val="24"/>
        </w:rPr>
        <w:t>T</w:t>
      </w:r>
      <w:r w:rsidR="00152503">
        <w:rPr>
          <w:rFonts w:ascii="Times New Roman" w:eastAsia="宋体" w:hAnsi="Times New Roman" w:cs="Times New Roman" w:hint="eastAsia"/>
          <w:sz w:val="24"/>
          <w:szCs w:val="24"/>
        </w:rPr>
        <w:t>e</w:t>
      </w:r>
      <w:r w:rsidR="00152503" w:rsidRPr="00152503">
        <w:rPr>
          <w:rFonts w:ascii="Times New Roman" w:eastAsia="宋体" w:hAnsi="Times New Roman" w:cs="Times New Roman"/>
          <w:sz w:val="24"/>
          <w:szCs w:val="24"/>
          <w:vertAlign w:val="subscript"/>
        </w:rPr>
        <w:t>2</w:t>
      </w:r>
      <w:r w:rsidR="00152503">
        <w:rPr>
          <w:rFonts w:ascii="Times New Roman" w:eastAsia="宋体" w:hAnsi="Times New Roman" w:cs="Times New Roman"/>
          <w:sz w:val="24"/>
          <w:szCs w:val="24"/>
        </w:rPr>
        <w:t>@C</w:t>
      </w:r>
      <w:r w:rsidR="00152503">
        <w:rPr>
          <w:rFonts w:ascii="Times New Roman" w:eastAsia="宋体" w:hAnsi="Times New Roman" w:cs="Times New Roman" w:hint="eastAsia"/>
          <w:sz w:val="24"/>
          <w:szCs w:val="24"/>
        </w:rPr>
        <w:t>e</w:t>
      </w:r>
      <w:r w:rsidR="00152503">
        <w:rPr>
          <w:rFonts w:ascii="Times New Roman" w:eastAsia="宋体" w:hAnsi="Times New Roman" w:cs="Times New Roman"/>
          <w:sz w:val="24"/>
          <w:szCs w:val="24"/>
        </w:rPr>
        <w:t>O</w:t>
      </w:r>
      <w:r w:rsidR="00152503" w:rsidRPr="00152503">
        <w:rPr>
          <w:rFonts w:ascii="Times New Roman" w:eastAsia="宋体" w:hAnsi="Times New Roman" w:cs="Times New Roman"/>
          <w:sz w:val="24"/>
          <w:szCs w:val="24"/>
          <w:vertAlign w:val="subscript"/>
        </w:rPr>
        <w:t>2</w:t>
      </w:r>
      <w:r w:rsidR="00152503">
        <w:rPr>
          <w:rFonts w:ascii="Times New Roman" w:eastAsia="宋体" w:hAnsi="Times New Roman" w:cs="Times New Roman" w:hint="eastAsia"/>
          <w:sz w:val="24"/>
          <w:szCs w:val="24"/>
        </w:rPr>
        <w:t>纳米复合材料（</w:t>
      </w:r>
      <w:r w:rsidR="00152503">
        <w:rPr>
          <w:rFonts w:ascii="Times New Roman" w:eastAsia="宋体" w:hAnsi="Times New Roman" w:cs="Times New Roman" w:hint="eastAsia"/>
          <w:sz w:val="24"/>
          <w:szCs w:val="24"/>
        </w:rPr>
        <w:t>Co</w:t>
      </w:r>
      <w:r w:rsidR="00152503">
        <w:rPr>
          <w:rFonts w:ascii="Times New Roman" w:eastAsia="宋体" w:hAnsi="Times New Roman" w:cs="Times New Roman"/>
          <w:sz w:val="24"/>
          <w:szCs w:val="24"/>
        </w:rPr>
        <w:t>T</w:t>
      </w:r>
      <w:r w:rsidR="00152503">
        <w:rPr>
          <w:rFonts w:ascii="Times New Roman" w:eastAsia="宋体" w:hAnsi="Times New Roman" w:cs="Times New Roman" w:hint="eastAsia"/>
          <w:sz w:val="24"/>
          <w:szCs w:val="24"/>
        </w:rPr>
        <w:t>e</w:t>
      </w:r>
      <w:r w:rsidR="00152503" w:rsidRPr="00152503">
        <w:rPr>
          <w:rFonts w:ascii="Times New Roman" w:eastAsia="宋体" w:hAnsi="Times New Roman" w:cs="Times New Roman"/>
          <w:sz w:val="24"/>
          <w:szCs w:val="24"/>
          <w:vertAlign w:val="subscript"/>
        </w:rPr>
        <w:t>2</w:t>
      </w:r>
      <w:r w:rsidR="00152503">
        <w:rPr>
          <w:rFonts w:ascii="Times New Roman" w:eastAsia="宋体" w:hAnsi="Times New Roman" w:cs="Times New Roman"/>
          <w:sz w:val="24"/>
          <w:szCs w:val="24"/>
        </w:rPr>
        <w:t>@C</w:t>
      </w:r>
      <w:r w:rsidR="00152503">
        <w:rPr>
          <w:rFonts w:ascii="Times New Roman" w:eastAsia="宋体" w:hAnsi="Times New Roman" w:cs="Times New Roman" w:hint="eastAsia"/>
          <w:sz w:val="24"/>
          <w:szCs w:val="24"/>
        </w:rPr>
        <w:t>e</w:t>
      </w:r>
      <w:r w:rsidR="00152503">
        <w:rPr>
          <w:rFonts w:ascii="Times New Roman" w:eastAsia="宋体" w:hAnsi="Times New Roman" w:cs="Times New Roman"/>
          <w:sz w:val="24"/>
          <w:szCs w:val="24"/>
        </w:rPr>
        <w:t>O</w:t>
      </w:r>
      <w:r w:rsidR="00152503" w:rsidRPr="00152503">
        <w:rPr>
          <w:rFonts w:ascii="Times New Roman" w:eastAsia="宋体" w:hAnsi="Times New Roman" w:cs="Times New Roman"/>
          <w:sz w:val="24"/>
          <w:szCs w:val="24"/>
          <w:vertAlign w:val="subscript"/>
        </w:rPr>
        <w:t>2</w:t>
      </w:r>
      <w:r w:rsidR="00152503">
        <w:rPr>
          <w:rFonts w:ascii="Times New Roman" w:eastAsia="宋体" w:hAnsi="Times New Roman" w:cs="Times New Roman"/>
          <w:sz w:val="24"/>
          <w:szCs w:val="24"/>
          <w:vertAlign w:val="subscript"/>
        </w:rPr>
        <w:t xml:space="preserve"> </w:t>
      </w:r>
      <w:r w:rsidR="00152503" w:rsidRPr="00152503">
        <w:rPr>
          <w:rFonts w:ascii="Times New Roman" w:eastAsia="宋体" w:hAnsi="Times New Roman" w:cs="Times New Roman"/>
          <w:sz w:val="24"/>
          <w:szCs w:val="24"/>
        </w:rPr>
        <w:t>NC</w:t>
      </w:r>
      <w:r w:rsidR="00152503" w:rsidRPr="00152503">
        <w:rPr>
          <w:rFonts w:ascii="Times New Roman" w:eastAsia="宋体" w:hAnsi="Times New Roman" w:cs="Times New Roman" w:hint="eastAsia"/>
          <w:sz w:val="24"/>
          <w:szCs w:val="24"/>
        </w:rPr>
        <w:t>s</w:t>
      </w:r>
      <w:r w:rsidR="00152503">
        <w:rPr>
          <w:rFonts w:ascii="Times New Roman" w:eastAsia="宋体" w:hAnsi="Times New Roman" w:cs="Times New Roman" w:hint="eastAsia"/>
          <w:sz w:val="24"/>
          <w:szCs w:val="24"/>
        </w:rPr>
        <w:t>）作为电催化标记构建了双信号</w:t>
      </w:r>
      <w:r w:rsidR="00A92F1B">
        <w:rPr>
          <w:rFonts w:ascii="Times New Roman" w:eastAsia="宋体" w:hAnsi="Times New Roman" w:cs="Times New Roman" w:hint="eastAsia"/>
          <w:sz w:val="24"/>
          <w:szCs w:val="24"/>
        </w:rPr>
        <w:t>三明治型</w:t>
      </w:r>
      <w:r w:rsidR="00152503">
        <w:rPr>
          <w:rFonts w:ascii="Times New Roman" w:eastAsia="宋体" w:hAnsi="Times New Roman" w:cs="Times New Roman" w:hint="eastAsia"/>
          <w:sz w:val="24"/>
          <w:szCs w:val="24"/>
        </w:rPr>
        <w:t>电化学免疫传感器。</w:t>
      </w:r>
      <w:r w:rsidR="00A92F1B" w:rsidRPr="00A92F1B">
        <w:rPr>
          <w:rFonts w:ascii="Times New Roman" w:eastAsia="宋体" w:hAnsi="Times New Roman" w:cs="Times New Roman"/>
          <w:sz w:val="24"/>
          <w:szCs w:val="24"/>
        </w:rPr>
        <w:t>由于</w:t>
      </w:r>
      <w:r w:rsidR="00A92F1B" w:rsidRPr="00A92F1B">
        <w:rPr>
          <w:rFonts w:ascii="Times New Roman" w:eastAsia="宋体" w:hAnsi="Times New Roman" w:cs="Times New Roman"/>
          <w:sz w:val="24"/>
          <w:szCs w:val="24"/>
        </w:rPr>
        <w:t>CoTe</w:t>
      </w:r>
      <w:r w:rsidR="00A92F1B" w:rsidRPr="00A92F1B">
        <w:rPr>
          <w:rFonts w:ascii="Times New Roman" w:eastAsia="宋体" w:hAnsi="Times New Roman" w:cs="Times New Roman"/>
          <w:sz w:val="24"/>
          <w:szCs w:val="24"/>
          <w:vertAlign w:val="subscript"/>
        </w:rPr>
        <w:t>2</w:t>
      </w:r>
      <w:r w:rsidR="00A92F1B" w:rsidRPr="00A92F1B">
        <w:rPr>
          <w:rFonts w:ascii="Times New Roman" w:eastAsia="宋体" w:hAnsi="Times New Roman" w:cs="Times New Roman"/>
          <w:sz w:val="24"/>
          <w:szCs w:val="24"/>
        </w:rPr>
        <w:t>和</w:t>
      </w:r>
      <w:r w:rsidR="00A92F1B" w:rsidRPr="00A92F1B">
        <w:rPr>
          <w:rFonts w:ascii="Times New Roman" w:eastAsia="宋体" w:hAnsi="Times New Roman" w:cs="Times New Roman"/>
          <w:sz w:val="24"/>
          <w:szCs w:val="24"/>
        </w:rPr>
        <w:t>CeO</w:t>
      </w:r>
      <w:r w:rsidR="00A92F1B" w:rsidRPr="00A92F1B">
        <w:rPr>
          <w:rFonts w:ascii="Times New Roman" w:eastAsia="宋体" w:hAnsi="Times New Roman" w:cs="Times New Roman"/>
          <w:sz w:val="24"/>
          <w:szCs w:val="24"/>
          <w:vertAlign w:val="subscript"/>
        </w:rPr>
        <w:t>2</w:t>
      </w:r>
      <w:r w:rsidR="00A92F1B" w:rsidRPr="00A92F1B">
        <w:rPr>
          <w:rFonts w:ascii="Times New Roman" w:eastAsia="宋体" w:hAnsi="Times New Roman" w:cs="Times New Roman"/>
          <w:sz w:val="24"/>
          <w:szCs w:val="24"/>
        </w:rPr>
        <w:t>之间的协同作用，</w:t>
      </w:r>
      <w:r w:rsidR="00A92F1B" w:rsidRPr="00A92F1B">
        <w:rPr>
          <w:rFonts w:ascii="Times New Roman" w:eastAsia="宋体" w:hAnsi="Times New Roman" w:cs="Times New Roman"/>
          <w:sz w:val="24"/>
          <w:szCs w:val="24"/>
        </w:rPr>
        <w:t>NCs</w:t>
      </w:r>
      <w:proofErr w:type="gramStart"/>
      <w:r w:rsidR="00A92F1B" w:rsidRPr="00A92F1B">
        <w:rPr>
          <w:rFonts w:ascii="Times New Roman" w:eastAsia="宋体" w:hAnsi="Times New Roman" w:cs="Times New Roman"/>
          <w:sz w:val="24"/>
          <w:szCs w:val="24"/>
        </w:rPr>
        <w:t>的</w:t>
      </w:r>
      <w:r w:rsidR="00A92F1B">
        <w:rPr>
          <w:rFonts w:ascii="Times New Roman" w:eastAsia="宋体" w:hAnsi="Times New Roman" w:cs="Times New Roman" w:hint="eastAsia"/>
          <w:sz w:val="24"/>
          <w:szCs w:val="24"/>
        </w:rPr>
        <w:t>析氧反应</w:t>
      </w:r>
      <w:proofErr w:type="gramEnd"/>
      <w:r w:rsidR="00A92F1B">
        <w:rPr>
          <w:rFonts w:ascii="Times New Roman" w:eastAsia="宋体" w:hAnsi="Times New Roman" w:cs="Times New Roman" w:hint="eastAsia"/>
          <w:sz w:val="24"/>
          <w:szCs w:val="24"/>
        </w:rPr>
        <w:t>（</w:t>
      </w:r>
      <w:r w:rsidR="00A92F1B" w:rsidRPr="00A92F1B">
        <w:rPr>
          <w:rFonts w:ascii="Times New Roman" w:eastAsia="宋体" w:hAnsi="Times New Roman" w:cs="Times New Roman"/>
          <w:sz w:val="24"/>
          <w:szCs w:val="24"/>
        </w:rPr>
        <w:t>OER</w:t>
      </w:r>
      <w:r w:rsidR="00A92F1B">
        <w:rPr>
          <w:rFonts w:ascii="Times New Roman" w:eastAsia="宋体" w:hAnsi="Times New Roman" w:cs="Times New Roman" w:hint="eastAsia"/>
          <w:sz w:val="24"/>
          <w:szCs w:val="24"/>
        </w:rPr>
        <w:t>）</w:t>
      </w:r>
      <w:r w:rsidR="00A92F1B">
        <w:rPr>
          <w:rFonts w:ascii="Times New Roman" w:eastAsia="宋体" w:hAnsi="Times New Roman" w:cs="Times New Roman"/>
          <w:sz w:val="24"/>
          <w:szCs w:val="24"/>
        </w:rPr>
        <w:t>催化能力增强，</w:t>
      </w:r>
      <w:r w:rsidR="00A92F1B">
        <w:rPr>
          <w:rFonts w:ascii="Times New Roman" w:eastAsia="宋体" w:hAnsi="Times New Roman" w:cs="Times New Roman" w:hint="eastAsia"/>
          <w:sz w:val="24"/>
          <w:szCs w:val="24"/>
        </w:rPr>
        <w:t>并</w:t>
      </w:r>
      <w:r w:rsidR="00A92F1B" w:rsidRPr="00A92F1B">
        <w:rPr>
          <w:rFonts w:ascii="Times New Roman" w:eastAsia="宋体" w:hAnsi="Times New Roman" w:cs="Times New Roman" w:hint="eastAsia"/>
          <w:sz w:val="24"/>
          <w:szCs w:val="24"/>
        </w:rPr>
        <w:t>且在</w:t>
      </w:r>
      <w:r w:rsidR="00A92F1B" w:rsidRPr="00A92F1B">
        <w:rPr>
          <w:rFonts w:ascii="Times New Roman" w:eastAsia="宋体" w:hAnsi="Times New Roman" w:cs="Times New Roman"/>
          <w:sz w:val="24"/>
          <w:szCs w:val="24"/>
        </w:rPr>
        <w:t>OER</w:t>
      </w:r>
      <w:r w:rsidR="00A92F1B" w:rsidRPr="00A92F1B">
        <w:rPr>
          <w:rFonts w:ascii="Times New Roman" w:eastAsia="宋体" w:hAnsi="Times New Roman" w:cs="Times New Roman"/>
          <w:sz w:val="24"/>
          <w:szCs w:val="24"/>
        </w:rPr>
        <w:t>过程中</w:t>
      </w:r>
      <w:proofErr w:type="spellStart"/>
      <w:r w:rsidR="00A92F1B" w:rsidRPr="00A92F1B">
        <w:rPr>
          <w:rFonts w:ascii="Times New Roman" w:eastAsia="宋体" w:hAnsi="Times New Roman" w:cs="Times New Roman"/>
          <w:sz w:val="24"/>
          <w:szCs w:val="24"/>
        </w:rPr>
        <w:t>Te</w:t>
      </w:r>
      <w:proofErr w:type="spellEnd"/>
      <w:r w:rsidR="00A92F1B" w:rsidRPr="00A92F1B">
        <w:rPr>
          <w:rFonts w:ascii="Times New Roman" w:eastAsia="宋体" w:hAnsi="Times New Roman" w:cs="Times New Roman"/>
          <w:sz w:val="24"/>
          <w:szCs w:val="24"/>
          <w:vertAlign w:val="superscript"/>
        </w:rPr>
        <w:t>-</w:t>
      </w:r>
      <w:r w:rsidR="00A92F1B" w:rsidRPr="00A92F1B">
        <w:rPr>
          <w:rFonts w:ascii="Times New Roman" w:eastAsia="宋体" w:hAnsi="Times New Roman" w:cs="Times New Roman"/>
          <w:sz w:val="24"/>
          <w:szCs w:val="24"/>
        </w:rPr>
        <w:t>氧化作用明显，产生较强的</w:t>
      </w:r>
      <w:r w:rsidR="00A92F1B" w:rsidRPr="00A92F1B">
        <w:rPr>
          <w:rFonts w:ascii="Times New Roman" w:eastAsia="宋体" w:hAnsi="Times New Roman" w:cs="Times New Roman"/>
          <w:sz w:val="24"/>
          <w:szCs w:val="24"/>
        </w:rPr>
        <w:t>OER</w:t>
      </w:r>
      <w:r w:rsidR="00A92F1B">
        <w:rPr>
          <w:rFonts w:ascii="Times New Roman" w:eastAsia="宋体" w:hAnsi="Times New Roman" w:cs="Times New Roman"/>
          <w:sz w:val="24"/>
          <w:szCs w:val="24"/>
        </w:rPr>
        <w:t>信号和巨大的</w:t>
      </w:r>
      <w:proofErr w:type="gramStart"/>
      <w:r w:rsidR="00A92F1B">
        <w:rPr>
          <w:rFonts w:ascii="Times New Roman" w:eastAsia="宋体" w:hAnsi="Times New Roman" w:cs="Times New Roman"/>
          <w:sz w:val="24"/>
          <w:szCs w:val="24"/>
        </w:rPr>
        <w:t>氧化峰信号</w:t>
      </w:r>
      <w:proofErr w:type="gramEnd"/>
      <w:r w:rsidR="00A92F1B" w:rsidRPr="00A92F1B">
        <w:rPr>
          <w:rFonts w:ascii="Times New Roman" w:eastAsia="宋体" w:hAnsi="Times New Roman" w:cs="Times New Roman"/>
          <w:sz w:val="24"/>
          <w:szCs w:val="24"/>
        </w:rPr>
        <w:t>。基于电催化</w:t>
      </w:r>
      <w:r w:rsidR="00A92F1B" w:rsidRPr="00A92F1B">
        <w:rPr>
          <w:rFonts w:ascii="Times New Roman" w:eastAsia="宋体" w:hAnsi="Times New Roman" w:cs="Times New Roman"/>
          <w:sz w:val="24"/>
          <w:szCs w:val="24"/>
        </w:rPr>
        <w:t>OER</w:t>
      </w:r>
      <w:r w:rsidR="00A92F1B" w:rsidRPr="00A92F1B">
        <w:rPr>
          <w:rFonts w:ascii="Times New Roman" w:eastAsia="宋体" w:hAnsi="Times New Roman" w:cs="Times New Roman"/>
          <w:sz w:val="24"/>
          <w:szCs w:val="24"/>
        </w:rPr>
        <w:t>过程中</w:t>
      </w:r>
      <w:r w:rsidR="00A92F1B" w:rsidRPr="00A92F1B">
        <w:rPr>
          <w:rFonts w:ascii="Times New Roman" w:eastAsia="宋体" w:hAnsi="Times New Roman" w:cs="Times New Roman"/>
          <w:sz w:val="24"/>
          <w:szCs w:val="24"/>
        </w:rPr>
        <w:t>CoTe</w:t>
      </w:r>
      <w:r w:rsidR="00A92F1B" w:rsidRPr="00A92F1B">
        <w:rPr>
          <w:rFonts w:ascii="Times New Roman" w:eastAsia="宋体" w:hAnsi="Times New Roman" w:cs="Times New Roman"/>
          <w:sz w:val="24"/>
          <w:szCs w:val="24"/>
          <w:vertAlign w:val="subscript"/>
        </w:rPr>
        <w:t>2</w:t>
      </w:r>
      <w:r w:rsidR="00A92F1B" w:rsidRPr="00A92F1B">
        <w:rPr>
          <w:rFonts w:ascii="Times New Roman" w:eastAsia="宋体" w:hAnsi="Times New Roman" w:cs="Times New Roman"/>
          <w:sz w:val="24"/>
          <w:szCs w:val="24"/>
        </w:rPr>
        <w:t>氧化峰电流</w:t>
      </w:r>
      <w:r w:rsidR="00A92F1B">
        <w:rPr>
          <w:rFonts w:ascii="Times New Roman" w:eastAsia="宋体" w:hAnsi="Times New Roman" w:cs="Times New Roman" w:hint="eastAsia"/>
          <w:sz w:val="24"/>
          <w:szCs w:val="24"/>
        </w:rPr>
        <w:t>（</w:t>
      </w:r>
      <w:proofErr w:type="spellStart"/>
      <w:r w:rsidR="00A92F1B" w:rsidRPr="00A92F1B">
        <w:rPr>
          <w:rFonts w:ascii="Times New Roman" w:eastAsia="宋体" w:hAnsi="Times New Roman" w:cs="Times New Roman"/>
          <w:sz w:val="24"/>
          <w:szCs w:val="24"/>
        </w:rPr>
        <w:t>I</w:t>
      </w:r>
      <w:r w:rsidR="00A92F1B" w:rsidRPr="00A92F1B">
        <w:rPr>
          <w:rFonts w:ascii="Times New Roman" w:eastAsia="宋体" w:hAnsi="Times New Roman" w:cs="Times New Roman"/>
          <w:sz w:val="24"/>
          <w:szCs w:val="24"/>
          <w:vertAlign w:val="subscript"/>
        </w:rPr>
        <w:t>peak</w:t>
      </w:r>
      <w:proofErr w:type="spellEnd"/>
      <w:r w:rsidR="00A92F1B">
        <w:rPr>
          <w:rFonts w:ascii="Times New Roman" w:eastAsia="宋体" w:hAnsi="Times New Roman" w:cs="Times New Roman" w:hint="eastAsia"/>
          <w:sz w:val="24"/>
          <w:szCs w:val="24"/>
        </w:rPr>
        <w:t>）</w:t>
      </w:r>
      <w:r w:rsidR="00A92F1B" w:rsidRPr="00A92F1B">
        <w:rPr>
          <w:rFonts w:ascii="Times New Roman" w:eastAsia="宋体" w:hAnsi="Times New Roman" w:cs="Times New Roman"/>
          <w:sz w:val="24"/>
          <w:szCs w:val="24"/>
        </w:rPr>
        <w:t>和</w:t>
      </w:r>
      <w:r w:rsidR="00A92F1B" w:rsidRPr="00A92F1B">
        <w:rPr>
          <w:rFonts w:ascii="Times New Roman" w:eastAsia="宋体" w:hAnsi="Times New Roman" w:cs="Times New Roman"/>
          <w:sz w:val="24"/>
          <w:szCs w:val="24"/>
        </w:rPr>
        <w:t>OER</w:t>
      </w:r>
      <w:r w:rsidR="00A92F1B" w:rsidRPr="00A92F1B">
        <w:rPr>
          <w:rFonts w:ascii="Times New Roman" w:eastAsia="宋体" w:hAnsi="Times New Roman" w:cs="Times New Roman"/>
          <w:sz w:val="24"/>
          <w:szCs w:val="24"/>
        </w:rPr>
        <w:t>电流</w:t>
      </w:r>
      <w:r w:rsidR="00A92F1B">
        <w:rPr>
          <w:rFonts w:ascii="Times New Roman" w:eastAsia="宋体" w:hAnsi="Times New Roman" w:cs="Times New Roman" w:hint="eastAsia"/>
          <w:sz w:val="24"/>
          <w:szCs w:val="24"/>
        </w:rPr>
        <w:t>（</w:t>
      </w:r>
      <w:r w:rsidR="00A92F1B" w:rsidRPr="00A92F1B">
        <w:rPr>
          <w:rFonts w:ascii="Times New Roman" w:eastAsia="宋体" w:hAnsi="Times New Roman" w:cs="Times New Roman"/>
          <w:sz w:val="24"/>
          <w:szCs w:val="24"/>
        </w:rPr>
        <w:t>I</w:t>
      </w:r>
      <w:r w:rsidR="00A92F1B" w:rsidRPr="00A92F1B">
        <w:rPr>
          <w:rFonts w:ascii="Times New Roman" w:eastAsia="宋体" w:hAnsi="Times New Roman" w:cs="Times New Roman"/>
          <w:sz w:val="24"/>
          <w:szCs w:val="24"/>
          <w:vertAlign w:val="subscript"/>
        </w:rPr>
        <w:t>OER</w:t>
      </w:r>
      <w:r w:rsidR="00A92F1B">
        <w:rPr>
          <w:rFonts w:ascii="Times New Roman" w:eastAsia="宋体" w:hAnsi="Times New Roman" w:cs="Times New Roman" w:hint="eastAsia"/>
          <w:sz w:val="24"/>
          <w:szCs w:val="24"/>
        </w:rPr>
        <w:t>）</w:t>
      </w:r>
      <w:r w:rsidR="00A92F1B" w:rsidRPr="00A92F1B">
        <w:rPr>
          <w:rFonts w:ascii="Times New Roman" w:eastAsia="宋体" w:hAnsi="Times New Roman" w:cs="Times New Roman"/>
          <w:sz w:val="24"/>
          <w:szCs w:val="24"/>
        </w:rPr>
        <w:t>，</w:t>
      </w:r>
      <w:r w:rsidR="00A92F1B">
        <w:rPr>
          <w:rFonts w:ascii="Times New Roman" w:eastAsia="宋体" w:hAnsi="Times New Roman" w:cs="Times New Roman" w:hint="eastAsia"/>
          <w:sz w:val="24"/>
          <w:szCs w:val="24"/>
        </w:rPr>
        <w:t>该</w:t>
      </w:r>
      <w:r w:rsidR="00A92F1B" w:rsidRPr="00A92F1B">
        <w:rPr>
          <w:rFonts w:ascii="Times New Roman" w:eastAsia="宋体" w:hAnsi="Times New Roman" w:cs="Times New Roman"/>
          <w:sz w:val="24"/>
          <w:szCs w:val="24"/>
        </w:rPr>
        <w:t>免疫传感器可用于</w:t>
      </w:r>
      <w:r w:rsidR="00A92F1B" w:rsidRPr="00A92F1B">
        <w:rPr>
          <w:rFonts w:ascii="Times New Roman" w:eastAsia="宋体" w:hAnsi="Times New Roman" w:cs="Times New Roman"/>
          <w:sz w:val="24"/>
          <w:szCs w:val="24"/>
        </w:rPr>
        <w:t>PSA</w:t>
      </w:r>
      <w:r w:rsidR="00A92F1B" w:rsidRPr="00A92F1B">
        <w:rPr>
          <w:rFonts w:ascii="Times New Roman" w:eastAsia="宋体" w:hAnsi="Times New Roman" w:cs="Times New Roman"/>
          <w:sz w:val="24"/>
          <w:szCs w:val="24"/>
        </w:rPr>
        <w:t>的双信号检测</w:t>
      </w:r>
      <w:r w:rsidR="00102AC5">
        <w:rPr>
          <w:rFonts w:ascii="Times New Roman" w:eastAsia="宋体" w:hAnsi="Times New Roman" w:cs="Times New Roman" w:hint="eastAsia"/>
          <w:sz w:val="24"/>
          <w:szCs w:val="24"/>
        </w:rPr>
        <w:t>，</w:t>
      </w:r>
      <w:r w:rsidR="00A92F1B" w:rsidRPr="00A92F1B">
        <w:rPr>
          <w:rFonts w:ascii="Times New Roman" w:eastAsia="宋体" w:hAnsi="Times New Roman" w:cs="Times New Roman"/>
          <w:sz w:val="24"/>
          <w:szCs w:val="24"/>
        </w:rPr>
        <w:t>具有较宽的线性响应</w:t>
      </w:r>
      <w:r w:rsidR="00102AC5">
        <w:rPr>
          <w:rFonts w:ascii="Times New Roman" w:eastAsia="宋体" w:hAnsi="Times New Roman" w:cs="Times New Roman" w:hint="eastAsia"/>
          <w:sz w:val="24"/>
          <w:szCs w:val="24"/>
        </w:rPr>
        <w:t>（</w:t>
      </w:r>
      <w:r w:rsidR="00102AC5" w:rsidRPr="00A92F1B">
        <w:rPr>
          <w:rFonts w:ascii="Times New Roman" w:eastAsia="宋体" w:hAnsi="Times New Roman" w:cs="Times New Roman"/>
          <w:sz w:val="24"/>
          <w:szCs w:val="24"/>
        </w:rPr>
        <w:t>0.002</w:t>
      </w:r>
      <w:r w:rsidR="00635007">
        <w:rPr>
          <w:rFonts w:ascii="Times New Roman" w:eastAsia="宋体" w:hAnsi="Times New Roman" w:cs="Times New Roman"/>
          <w:sz w:val="24"/>
          <w:szCs w:val="24"/>
        </w:rPr>
        <w:t>-</w:t>
      </w:r>
      <w:r w:rsidR="00102AC5" w:rsidRPr="00A92F1B">
        <w:rPr>
          <w:rFonts w:ascii="Times New Roman" w:eastAsia="宋体" w:hAnsi="Times New Roman" w:cs="Times New Roman"/>
          <w:sz w:val="24"/>
          <w:szCs w:val="24"/>
        </w:rPr>
        <w:t>200 ng mL</w:t>
      </w:r>
      <w:r w:rsidR="00102AC5" w:rsidRPr="00102AC5">
        <w:rPr>
          <w:rFonts w:ascii="Times New Roman" w:eastAsia="宋体" w:hAnsi="Times New Roman" w:cs="Times New Roman"/>
          <w:sz w:val="24"/>
          <w:szCs w:val="24"/>
          <w:vertAlign w:val="superscript"/>
        </w:rPr>
        <w:t>−1</w:t>
      </w:r>
      <w:r w:rsidR="00102AC5">
        <w:rPr>
          <w:rFonts w:ascii="Times New Roman" w:eastAsia="宋体" w:hAnsi="Times New Roman" w:cs="Times New Roman" w:hint="eastAsia"/>
          <w:sz w:val="24"/>
          <w:szCs w:val="24"/>
        </w:rPr>
        <w:t>）</w:t>
      </w:r>
      <w:r w:rsidR="00A92F1B" w:rsidRPr="00A92F1B">
        <w:rPr>
          <w:rFonts w:ascii="Times New Roman" w:eastAsia="宋体" w:hAnsi="Times New Roman" w:cs="Times New Roman"/>
          <w:sz w:val="24"/>
          <w:szCs w:val="24"/>
        </w:rPr>
        <w:t>和极低的检出限</w:t>
      </w:r>
      <w:r w:rsidR="00117BBA">
        <w:rPr>
          <w:rFonts w:ascii="Times New Roman" w:eastAsia="宋体" w:hAnsi="Times New Roman" w:cs="Times New Roman" w:hint="eastAsia"/>
          <w:sz w:val="24"/>
          <w:szCs w:val="24"/>
        </w:rPr>
        <w:t>（</w:t>
      </w:r>
      <w:proofErr w:type="spellStart"/>
      <w:r w:rsidR="00117BBA" w:rsidRPr="00A92F1B">
        <w:rPr>
          <w:rFonts w:ascii="Times New Roman" w:eastAsia="宋体" w:hAnsi="Times New Roman" w:cs="Times New Roman"/>
          <w:sz w:val="24"/>
          <w:szCs w:val="24"/>
        </w:rPr>
        <w:t>I</w:t>
      </w:r>
      <w:r w:rsidR="00117BBA" w:rsidRPr="00A92F1B">
        <w:rPr>
          <w:rFonts w:ascii="Times New Roman" w:eastAsia="宋体" w:hAnsi="Times New Roman" w:cs="Times New Roman"/>
          <w:sz w:val="24"/>
          <w:szCs w:val="24"/>
          <w:vertAlign w:val="subscript"/>
        </w:rPr>
        <w:t>peak</w:t>
      </w:r>
      <w:proofErr w:type="spellEnd"/>
      <w:r w:rsidR="00117BBA" w:rsidRPr="00A92F1B">
        <w:rPr>
          <w:rFonts w:ascii="Times New Roman" w:eastAsia="宋体" w:hAnsi="Times New Roman" w:cs="Times New Roman"/>
          <w:sz w:val="24"/>
          <w:szCs w:val="24"/>
        </w:rPr>
        <w:t>:</w:t>
      </w:r>
      <w:r w:rsidR="00117BBA">
        <w:rPr>
          <w:rFonts w:ascii="Times New Roman" w:eastAsia="宋体" w:hAnsi="Times New Roman" w:cs="Times New Roman"/>
          <w:sz w:val="24"/>
          <w:szCs w:val="24"/>
        </w:rPr>
        <w:t xml:space="preserve"> </w:t>
      </w:r>
      <w:r w:rsidR="00117BBA" w:rsidRPr="00A92F1B">
        <w:rPr>
          <w:rFonts w:ascii="Times New Roman" w:eastAsia="宋体" w:hAnsi="Times New Roman" w:cs="Times New Roman"/>
          <w:sz w:val="24"/>
          <w:szCs w:val="24"/>
        </w:rPr>
        <w:t xml:space="preserve">8.26 </w:t>
      </w:r>
      <w:proofErr w:type="spellStart"/>
      <w:r w:rsidR="00117BBA" w:rsidRPr="00A92F1B">
        <w:rPr>
          <w:rFonts w:ascii="Times New Roman" w:eastAsia="宋体" w:hAnsi="Times New Roman" w:cs="Times New Roman"/>
          <w:sz w:val="24"/>
          <w:szCs w:val="24"/>
        </w:rPr>
        <w:t>fg</w:t>
      </w:r>
      <w:proofErr w:type="spellEnd"/>
      <w:r w:rsidR="00117BBA" w:rsidRPr="00A92F1B">
        <w:rPr>
          <w:rFonts w:ascii="Times New Roman" w:eastAsia="宋体" w:hAnsi="Times New Roman" w:cs="Times New Roman"/>
          <w:sz w:val="24"/>
          <w:szCs w:val="24"/>
        </w:rPr>
        <w:t xml:space="preserve"> mL</w:t>
      </w:r>
      <w:r w:rsidR="00117BBA" w:rsidRPr="00102AC5">
        <w:rPr>
          <w:rFonts w:ascii="Times New Roman" w:eastAsia="宋体" w:hAnsi="Times New Roman" w:cs="Times New Roman"/>
          <w:sz w:val="24"/>
          <w:szCs w:val="24"/>
          <w:vertAlign w:val="superscript"/>
        </w:rPr>
        <w:t>−1</w:t>
      </w:r>
      <w:r w:rsidR="00117BBA" w:rsidRPr="00A92F1B">
        <w:rPr>
          <w:rFonts w:ascii="Times New Roman" w:eastAsia="宋体" w:hAnsi="Times New Roman" w:cs="Times New Roman"/>
          <w:sz w:val="24"/>
          <w:szCs w:val="24"/>
        </w:rPr>
        <w:t>,</w:t>
      </w:r>
      <w:r w:rsidR="00117BBA">
        <w:rPr>
          <w:rFonts w:ascii="Times New Roman" w:eastAsia="宋体" w:hAnsi="Times New Roman" w:cs="Times New Roman"/>
          <w:sz w:val="24"/>
          <w:szCs w:val="24"/>
        </w:rPr>
        <w:t xml:space="preserve"> </w:t>
      </w:r>
      <w:r w:rsidR="00117BBA" w:rsidRPr="00A92F1B">
        <w:rPr>
          <w:rFonts w:ascii="Times New Roman" w:eastAsia="宋体" w:hAnsi="Times New Roman" w:cs="Times New Roman"/>
          <w:sz w:val="24"/>
          <w:szCs w:val="24"/>
        </w:rPr>
        <w:t>I</w:t>
      </w:r>
      <w:r w:rsidR="00117BBA" w:rsidRPr="00102AC5">
        <w:rPr>
          <w:rFonts w:ascii="Times New Roman" w:eastAsia="宋体" w:hAnsi="Times New Roman" w:cs="Times New Roman"/>
          <w:sz w:val="24"/>
          <w:szCs w:val="24"/>
          <w:vertAlign w:val="subscript"/>
        </w:rPr>
        <w:t>OER</w:t>
      </w:r>
      <w:r w:rsidR="00117BBA" w:rsidRPr="00A92F1B">
        <w:rPr>
          <w:rFonts w:ascii="Times New Roman" w:eastAsia="宋体" w:hAnsi="Times New Roman" w:cs="Times New Roman"/>
          <w:sz w:val="24"/>
          <w:szCs w:val="24"/>
        </w:rPr>
        <w:t xml:space="preserve">: 448 </w:t>
      </w:r>
      <w:proofErr w:type="spellStart"/>
      <w:r w:rsidR="00117BBA" w:rsidRPr="00A92F1B">
        <w:rPr>
          <w:rFonts w:ascii="Times New Roman" w:eastAsia="宋体" w:hAnsi="Times New Roman" w:cs="Times New Roman"/>
          <w:sz w:val="24"/>
          <w:szCs w:val="24"/>
        </w:rPr>
        <w:t>fg</w:t>
      </w:r>
      <w:proofErr w:type="spellEnd"/>
      <w:r w:rsidR="00117BBA" w:rsidRPr="00A92F1B">
        <w:rPr>
          <w:rFonts w:ascii="Times New Roman" w:eastAsia="宋体" w:hAnsi="Times New Roman" w:cs="Times New Roman"/>
          <w:sz w:val="24"/>
          <w:szCs w:val="24"/>
        </w:rPr>
        <w:t xml:space="preserve"> mL</w:t>
      </w:r>
      <w:r w:rsidR="00117BBA" w:rsidRPr="00102AC5">
        <w:rPr>
          <w:rFonts w:ascii="Times New Roman" w:eastAsia="宋体" w:hAnsi="Times New Roman" w:cs="Times New Roman"/>
          <w:sz w:val="24"/>
          <w:szCs w:val="24"/>
          <w:vertAlign w:val="superscript"/>
        </w:rPr>
        <w:t>−1</w:t>
      </w:r>
      <w:r w:rsidR="00117BBA">
        <w:rPr>
          <w:rFonts w:ascii="Times New Roman" w:eastAsia="宋体" w:hAnsi="Times New Roman" w:cs="Times New Roman" w:hint="eastAsia"/>
          <w:sz w:val="24"/>
          <w:szCs w:val="24"/>
        </w:rPr>
        <w:t>）</w:t>
      </w:r>
      <w:r w:rsidR="00A92F1B" w:rsidRPr="00A92F1B">
        <w:rPr>
          <w:rFonts w:ascii="Times New Roman" w:eastAsia="宋体" w:hAnsi="Times New Roman" w:cs="Times New Roman"/>
          <w:sz w:val="24"/>
          <w:szCs w:val="24"/>
        </w:rPr>
        <w:t>。</w:t>
      </w:r>
      <w:r w:rsidR="00A92F1B">
        <w:rPr>
          <w:rFonts w:ascii="Times New Roman" w:eastAsia="宋体" w:hAnsi="Times New Roman" w:cs="Times New Roman" w:hint="eastAsia"/>
          <w:sz w:val="24"/>
          <w:szCs w:val="24"/>
        </w:rPr>
        <w:t>这种方法</w:t>
      </w:r>
      <w:r w:rsidR="00A92F1B" w:rsidRPr="00A92F1B">
        <w:rPr>
          <w:rFonts w:ascii="Times New Roman" w:eastAsia="宋体" w:hAnsi="Times New Roman" w:cs="Times New Roman"/>
          <w:sz w:val="24"/>
          <w:szCs w:val="24"/>
        </w:rPr>
        <w:t>不仅可以实现</w:t>
      </w:r>
      <w:r w:rsidR="00A92F1B" w:rsidRPr="00A92F1B">
        <w:rPr>
          <w:rFonts w:ascii="Times New Roman" w:eastAsia="宋体" w:hAnsi="Times New Roman" w:cs="Times New Roman"/>
          <w:sz w:val="24"/>
          <w:szCs w:val="24"/>
        </w:rPr>
        <w:t>PSA</w:t>
      </w:r>
      <w:r w:rsidR="00A92F1B" w:rsidRPr="00A92F1B">
        <w:rPr>
          <w:rFonts w:ascii="Times New Roman" w:eastAsia="宋体" w:hAnsi="Times New Roman" w:cs="Times New Roman"/>
          <w:sz w:val="24"/>
          <w:szCs w:val="24"/>
        </w:rPr>
        <w:t>的灵敏检测，而且可以实现双信号之间的相互验证。</w:t>
      </w:r>
      <w:r w:rsidR="00152503">
        <w:rPr>
          <w:rFonts w:ascii="Times New Roman" w:eastAsia="宋体" w:hAnsi="Times New Roman" w:cs="Times New Roman" w:hint="eastAsia"/>
          <w:sz w:val="24"/>
          <w:szCs w:val="24"/>
        </w:rPr>
        <w:t xml:space="preserve"> </w:t>
      </w:r>
    </w:p>
    <w:p w:rsidR="00840CAA" w:rsidRDefault="00840CAA" w:rsidP="00840CAA">
      <w:pPr>
        <w:spacing w:line="360" w:lineRule="auto"/>
        <w:rPr>
          <w:rFonts w:ascii="Times New Roman" w:eastAsia="宋体" w:hAnsi="Times New Roman" w:cs="Times New Roman"/>
          <w:b/>
          <w:sz w:val="24"/>
          <w:szCs w:val="24"/>
        </w:rPr>
      </w:pPr>
      <w:r w:rsidRPr="00D51E27">
        <w:rPr>
          <w:rFonts w:ascii="Times New Roman" w:eastAsia="宋体" w:hAnsi="Times New Roman" w:cs="Times New Roman"/>
          <w:b/>
          <w:sz w:val="24"/>
          <w:szCs w:val="24"/>
        </w:rPr>
        <w:t xml:space="preserve">2.2 </w:t>
      </w:r>
      <w:r w:rsidRPr="00D51E27">
        <w:rPr>
          <w:rFonts w:ascii="Times New Roman" w:eastAsia="宋体" w:hAnsi="Times New Roman" w:cs="Times New Roman"/>
          <w:b/>
          <w:sz w:val="24"/>
          <w:szCs w:val="24"/>
        </w:rPr>
        <w:t>传染病检测</w:t>
      </w:r>
    </w:p>
    <w:p w:rsidR="005B426B" w:rsidRDefault="00392CB3" w:rsidP="00392CB3">
      <w:pPr>
        <w:spacing w:line="360" w:lineRule="auto"/>
        <w:ind w:firstLineChars="200" w:firstLine="480"/>
        <w:rPr>
          <w:rFonts w:ascii="Times New Roman" w:eastAsia="宋体" w:hAnsi="Times New Roman" w:cs="Times New Roman"/>
          <w:sz w:val="24"/>
          <w:szCs w:val="24"/>
        </w:rPr>
      </w:pPr>
      <w:r w:rsidRPr="00392CB3">
        <w:rPr>
          <w:rFonts w:ascii="Times New Roman" w:eastAsia="宋体" w:hAnsi="Times New Roman" w:cs="Times New Roman" w:hint="eastAsia"/>
          <w:sz w:val="24"/>
          <w:szCs w:val="24"/>
        </w:rPr>
        <w:t>传染病是</w:t>
      </w:r>
      <w:r w:rsidR="00357C7B">
        <w:rPr>
          <w:rFonts w:ascii="Times New Roman" w:eastAsia="宋体" w:hAnsi="Times New Roman" w:cs="Times New Roman" w:hint="eastAsia"/>
          <w:sz w:val="24"/>
          <w:szCs w:val="24"/>
        </w:rPr>
        <w:t>由</w:t>
      </w:r>
      <w:r w:rsidR="004B487C">
        <w:rPr>
          <w:rFonts w:ascii="Times New Roman" w:eastAsia="宋体" w:hAnsi="Times New Roman" w:cs="Times New Roman" w:hint="eastAsia"/>
          <w:sz w:val="24"/>
          <w:szCs w:val="24"/>
        </w:rPr>
        <w:t>细菌、</w:t>
      </w:r>
      <w:r w:rsidR="00357C7B">
        <w:rPr>
          <w:rFonts w:ascii="Times New Roman" w:eastAsia="宋体" w:hAnsi="Times New Roman" w:cs="Times New Roman" w:hint="eastAsia"/>
          <w:sz w:val="24"/>
          <w:szCs w:val="24"/>
        </w:rPr>
        <w:t>病毒、寄生虫或真菌等各种病原体引起的能在</w:t>
      </w:r>
      <w:r w:rsidR="00C93EBA">
        <w:rPr>
          <w:rFonts w:ascii="Times New Roman" w:eastAsia="宋体" w:hAnsi="Times New Roman" w:cs="Times New Roman" w:hint="eastAsia"/>
          <w:sz w:val="24"/>
          <w:szCs w:val="24"/>
        </w:rPr>
        <w:t>人与人、动物与动物或人与动物之间相互传播的一类疾病。</w:t>
      </w:r>
      <w:r w:rsidR="005826EA">
        <w:rPr>
          <w:rFonts w:ascii="Times New Roman" w:eastAsia="宋体" w:hAnsi="Times New Roman" w:cs="Times New Roman" w:hint="eastAsia"/>
          <w:sz w:val="24"/>
          <w:szCs w:val="24"/>
        </w:rPr>
        <w:t>过去十几年中，</w:t>
      </w:r>
      <w:r w:rsidR="00FF19D2">
        <w:rPr>
          <w:rFonts w:ascii="Times New Roman" w:eastAsia="宋体" w:hAnsi="Times New Roman" w:cs="Times New Roman" w:hint="eastAsia"/>
          <w:sz w:val="24"/>
          <w:szCs w:val="24"/>
        </w:rPr>
        <w:t>传染病</w:t>
      </w:r>
      <w:r w:rsidR="004D71C0">
        <w:rPr>
          <w:rFonts w:ascii="Times New Roman" w:eastAsia="宋体" w:hAnsi="Times New Roman" w:cs="Times New Roman" w:hint="eastAsia"/>
          <w:sz w:val="24"/>
          <w:szCs w:val="24"/>
        </w:rPr>
        <w:t>（如冠状病毒病、登革热、埃博拉病毒病、塞卡病毒病等</w:t>
      </w:r>
      <w:r w:rsidR="005B0B7E">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&lt;EndNote&gt;&lt;Cite&gt;&lt;Author&gt;Sheikhzadeh&lt;/Author&gt;&lt;Year&gt;2021&lt;/Year&gt;&lt;RecNum&gt;435&lt;/RecNum&gt;&lt;DisplayText&gt;[3, 33]&lt;/DisplayText&gt;&lt;record&gt;&lt;rec-number&gt;435&lt;/rec-number&gt;&lt;foreign-keys&gt;&lt;key app="EN" db-id="wfpvea5w2st2f2e00x4pe9ah5s9sdtta05r5" timestamp="1694867102"&gt;435&lt;/key&gt;&lt;key app="ENWeb" db-id=""&gt;0&lt;/key&gt;&lt;/foreign-keys&gt;&lt;ref-type name="Journal Article"&gt;17&lt;/ref-type&gt;&lt;contributors&gt;&lt;authors&gt;&lt;author&gt;Sheikhzadeh, Elham&lt;/author&gt;&lt;author&gt;Beni, Valerio&lt;/author&gt;&lt;author&gt;Zourob, Mohammed&lt;/author&gt;&lt;/authors&gt;&lt;/contributors&gt;&lt;titles&gt;&lt;title&gt;Nanomaterial application in bio/sensors for the detection of infectious diseases&lt;/title&gt;&lt;secondary-title&gt;Talanta&lt;/secondary-title&gt;&lt;/titles&gt;&lt;periodical&gt;&lt;full-title&gt;Talanta&lt;/full-title&gt;&lt;/periodical&gt;&lt;pages&gt;122026&lt;/pages&gt;&lt;volume&gt;230&lt;/volume&gt;&lt;dates&gt;&lt;year&gt;2021&lt;/year&gt;&lt;/dates&gt;&lt;isbn&gt;00399140&lt;/isbn&gt;&lt;urls&gt;&lt;/urls&gt;&lt;electronic-resource-num&gt;10.1016/j.talanta.2020.122026&lt;/electronic-resource-num&gt;&lt;/record&gt;&lt;/Cite&gt;&lt;Cite&gt;&lt;Author&gt;Goud&lt;/Author&gt;&lt;Year&gt;2021&lt;/Year&gt;&lt;RecNum&gt;436&lt;/RecNum&gt;&lt;record&gt;&lt;rec-number&gt;436&lt;/rec-number&gt;&lt;foreign-keys&gt;&lt;key app="EN" db-id="wfpvea5w2st2f2e00x4pe9ah5s9sdtta05r5" timestamp="1694869774"&gt;436&lt;/key&gt;&lt;key app="ENWeb" db-id=""&gt;0&lt;/key&gt;&lt;/foreign-keys&gt;&lt;ref-type name="Journal Article"&gt;17&lt;/ref-type&gt;&lt;contributors&gt;&lt;authors&gt;&lt;author&gt;Goud, K. Yugender&lt;/author&gt;&lt;author&gt;Reddy, K. Koteshwara&lt;/author&gt;&lt;author&gt;Khorshed, Ahmed&lt;/author&gt;&lt;author&gt;Kumar, V. Sunil&lt;/author&gt;&lt;author&gt;Mishra, Rupesh K.&lt;/author&gt;&lt;author&gt;Oraby, Mohamed&lt;/author&gt;&lt;author&gt;Ibrahim, Alyaa Hatem&lt;/author&gt;&lt;author&gt;Kim, Hern&lt;/author&gt;&lt;author&gt;Gobi, K. Vengatajalabathy&lt;/author&gt;&lt;/authors&gt;&lt;/contributors&gt;&lt;titles&gt;&lt;title&gt;Electrochemical diagnostics of infectious viral diseases: Trends and challenges&lt;/title&gt;&lt;secondary-title&gt;Biosensors and Bioelectronics&lt;/secondary-title&gt;&lt;/titles&gt;&lt;periodical&gt;&lt;full-title&gt;Biosensors and Bioelectronics&lt;/full-title&gt;&lt;/periodical&gt;&lt;pages&gt;113112&lt;/pages&gt;&lt;volume&gt;180&lt;/volume&gt;&lt;dates&gt;&lt;year&gt;2021&lt;/year&gt;&lt;/dates&gt;&lt;isbn&gt;09565663&lt;/isbn&gt;&lt;urls&gt;&lt;/urls&gt;&lt;electronic-resource-num&gt;10.1016/j.bios.2021.113112&lt;/electronic-resource-num&gt;&lt;/record&gt;&lt;/Cite&gt;&lt;/EndNote&gt;</w:instrText>
      </w:r>
      <w:r w:rsidR="005B0B7E">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 33]</w:t>
      </w:r>
      <w:r w:rsidR="005B0B7E">
        <w:rPr>
          <w:rFonts w:ascii="Times New Roman" w:eastAsia="宋体" w:hAnsi="Times New Roman" w:cs="Times New Roman"/>
          <w:sz w:val="24"/>
          <w:szCs w:val="24"/>
        </w:rPr>
        <w:fldChar w:fldCharType="end"/>
      </w:r>
      <w:r w:rsidR="004D71C0">
        <w:rPr>
          <w:rFonts w:ascii="Times New Roman" w:eastAsia="宋体" w:hAnsi="Times New Roman" w:cs="Times New Roman" w:hint="eastAsia"/>
          <w:sz w:val="24"/>
          <w:szCs w:val="24"/>
        </w:rPr>
        <w:t>）</w:t>
      </w:r>
      <w:r w:rsidR="00FF19D2">
        <w:rPr>
          <w:rFonts w:ascii="Times New Roman" w:eastAsia="宋体" w:hAnsi="Times New Roman" w:cs="Times New Roman" w:hint="eastAsia"/>
          <w:sz w:val="24"/>
          <w:szCs w:val="24"/>
        </w:rPr>
        <w:t>在全球范围内肆虐，对世界公共卫生和经济</w:t>
      </w:r>
      <w:ins w:id="21" w:author="sor Sen" w:date="2023-09-25T19:19:00Z">
        <w:r w:rsidR="000F56C3">
          <w:rPr>
            <w:rFonts w:ascii="Times New Roman" w:eastAsia="宋体" w:hAnsi="Times New Roman" w:cs="Times New Roman" w:hint="eastAsia"/>
            <w:sz w:val="24"/>
            <w:szCs w:val="24"/>
          </w:rPr>
          <w:t>发展</w:t>
        </w:r>
      </w:ins>
      <w:del w:id="22" w:author="sor Sen" w:date="2023-09-25T19:19:00Z">
        <w:r w:rsidR="00FF19D2" w:rsidDel="000F56C3">
          <w:rPr>
            <w:rFonts w:ascii="Times New Roman" w:eastAsia="宋体" w:hAnsi="Times New Roman" w:cs="Times New Roman" w:hint="eastAsia"/>
            <w:sz w:val="24"/>
            <w:szCs w:val="24"/>
          </w:rPr>
          <w:delText>产生</w:delText>
        </w:r>
      </w:del>
      <w:ins w:id="23" w:author="sor Sen" w:date="2023-09-25T19:19:00Z">
        <w:r w:rsidR="000F56C3">
          <w:rPr>
            <w:rFonts w:ascii="Times New Roman" w:eastAsia="宋体" w:hAnsi="Times New Roman" w:cs="Times New Roman" w:hint="eastAsia"/>
            <w:sz w:val="24"/>
            <w:szCs w:val="24"/>
          </w:rPr>
          <w:t>造成了严重危害</w:t>
        </w:r>
      </w:ins>
      <w:del w:id="24" w:author="sor Sen" w:date="2023-09-25T19:19:00Z">
        <w:r w:rsidR="00FF19D2" w:rsidDel="000F56C3">
          <w:rPr>
            <w:rFonts w:ascii="Times New Roman" w:eastAsia="宋体" w:hAnsi="Times New Roman" w:cs="Times New Roman" w:hint="eastAsia"/>
            <w:sz w:val="24"/>
            <w:szCs w:val="24"/>
          </w:rPr>
          <w:delText>重大影响</w:delText>
        </w:r>
      </w:del>
      <w:r w:rsidR="00FF19D2">
        <w:rPr>
          <w:rFonts w:ascii="Times New Roman" w:eastAsia="宋体" w:hAnsi="Times New Roman" w:cs="Times New Roman" w:hint="eastAsia"/>
          <w:sz w:val="24"/>
          <w:szCs w:val="24"/>
        </w:rPr>
        <w:t>。在早期阶段发现传染病感染可以及时进行治疗，有效降低由传染病感染造成的死亡率。</w:t>
      </w:r>
      <w:r w:rsidR="00DD2BBD">
        <w:rPr>
          <w:rFonts w:ascii="Times New Roman" w:eastAsia="宋体" w:hAnsi="Times New Roman" w:cs="Times New Roman" w:hint="eastAsia"/>
          <w:sz w:val="24"/>
          <w:szCs w:val="24"/>
        </w:rPr>
        <w:t>因此，利用高特异性和敏感性的</w:t>
      </w:r>
      <w:r w:rsidR="00C77D22">
        <w:rPr>
          <w:rFonts w:ascii="Times New Roman" w:eastAsia="宋体" w:hAnsi="Times New Roman" w:cs="Times New Roman" w:hint="eastAsia"/>
          <w:sz w:val="24"/>
          <w:szCs w:val="24"/>
        </w:rPr>
        <w:t>生物标志物</w:t>
      </w:r>
      <w:r w:rsidR="00DD2BBD">
        <w:rPr>
          <w:rFonts w:ascii="Times New Roman" w:eastAsia="宋体" w:hAnsi="Times New Roman" w:cs="Times New Roman" w:hint="eastAsia"/>
          <w:sz w:val="24"/>
          <w:szCs w:val="24"/>
        </w:rPr>
        <w:t>对感染源进行检测对预防传染病流行和传染病诊断</w:t>
      </w:r>
      <w:r w:rsidR="00AD1E7F">
        <w:rPr>
          <w:rFonts w:ascii="Times New Roman" w:eastAsia="宋体" w:hAnsi="Times New Roman" w:cs="Times New Roman" w:hint="eastAsia"/>
          <w:sz w:val="24"/>
          <w:szCs w:val="24"/>
        </w:rPr>
        <w:t>至关重要。</w:t>
      </w:r>
      <w:r w:rsidR="00610C7B" w:rsidRPr="00AD1E7F">
        <w:rPr>
          <w:rFonts w:ascii="Times New Roman" w:eastAsia="宋体" w:hAnsi="Times New Roman" w:cs="Times New Roman" w:hint="eastAsia"/>
          <w:sz w:val="24"/>
          <w:szCs w:val="24"/>
        </w:rPr>
        <w:t>严重急性呼吸综合征冠状病毒</w:t>
      </w:r>
      <w:r w:rsidR="00610C7B" w:rsidRPr="00AD1E7F">
        <w:rPr>
          <w:rFonts w:ascii="Times New Roman" w:eastAsia="宋体" w:hAnsi="Times New Roman" w:cs="Times New Roman"/>
          <w:sz w:val="24"/>
          <w:szCs w:val="24"/>
        </w:rPr>
        <w:t>2</w:t>
      </w:r>
      <w:r w:rsidR="00610C7B">
        <w:rPr>
          <w:rFonts w:ascii="Times New Roman" w:eastAsia="宋体" w:hAnsi="Times New Roman" w:cs="Times New Roman" w:hint="eastAsia"/>
          <w:sz w:val="24"/>
          <w:szCs w:val="24"/>
        </w:rPr>
        <w:t>（</w:t>
      </w:r>
      <w:r w:rsidR="00610C7B">
        <w:rPr>
          <w:rFonts w:ascii="Times New Roman" w:eastAsia="宋体" w:hAnsi="Times New Roman" w:cs="Times New Roman"/>
          <w:sz w:val="24"/>
          <w:szCs w:val="24"/>
        </w:rPr>
        <w:t>SARS-CoV-2</w:t>
      </w:r>
      <w:r w:rsidR="00610C7B">
        <w:rPr>
          <w:rFonts w:ascii="Times New Roman" w:eastAsia="宋体" w:hAnsi="Times New Roman" w:cs="Times New Roman" w:hint="eastAsia"/>
          <w:sz w:val="24"/>
          <w:szCs w:val="24"/>
        </w:rPr>
        <w:t>）抗体和抗原</w:t>
      </w:r>
      <w:r w:rsidR="005C0417">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&lt;EndNote&gt;&lt;Cite&gt;&lt;Author&gt;Yakoh&lt;/Author&gt;&lt;Year&gt;2021&lt;/Year&gt;&lt;RecNum&gt;439&lt;/RecNum&gt;&lt;DisplayText&gt;[34]&lt;/DisplayText&gt;&lt;record&gt;&lt;rec-number&gt;439&lt;/rec-number&gt;&lt;foreign-keys&gt;&lt;key app="EN" db-id="wfpvea5w2st2f2e00x4pe9ah5s9sdtta05r5" timestamp="1694871908"&gt;439&lt;/key&gt;&lt;key app="ENWeb" db-id=""&gt;0&lt;/key&gt;&lt;/foreign-keys&gt;&lt;ref-type name="Journal Article"&gt;17&lt;/ref-type&gt;&lt;contributors&gt;&lt;authors&gt;&lt;author&gt;Yakoh, Abdulhadee&lt;/author&gt;&lt;author&gt;Pimpitak, Umaporn&lt;/author&gt;&lt;author&gt;Rengpipat, Sirirat&lt;/author&gt;&lt;author&gt;Hirankarn, Nattiya&lt;/author&gt;&lt;author&gt;Chailapakul, Orawon&lt;/author&gt;&lt;author&gt;Chaiyo, Sudkate&lt;/author&gt;&lt;/authors&gt;&lt;/contributors&gt;&lt;titles&gt;&lt;title&gt;Paper-based electrochemical biosensor for diagnosing COVID-19: Detection of SARS-CoV-2 antibodies and antigen&lt;/title&gt;&lt;secondary-title&gt;Biosensors and Bioelectronics&lt;/secondary-title&gt;&lt;/titles&gt;&lt;periodical&gt;&lt;full-title&gt;Biosensors and Bioelectronics&lt;/full-title&gt;&lt;/periodical&gt;&lt;pages&gt;112912&lt;/pages&gt;&lt;volume&gt;176&lt;/volume&gt;&lt;dates&gt;&lt;year&gt;2021&lt;/year&gt;&lt;/dates&gt;&lt;isbn&gt;09565663&lt;/isbn&gt;&lt;urls&gt;&lt;/urls&gt;&lt;electronic-resource-num&gt;10.1016/j.bios.2020.112912&lt;/electronic-resource-num&gt;&lt;/record&gt;&lt;/Cite&gt;&lt;/EndNote&gt;</w:instrText>
      </w:r>
      <w:r w:rsidR="005C0417">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[34]</w:t>
      </w:r>
      <w:r w:rsidR="005C0417">
        <w:rPr>
          <w:rFonts w:ascii="Times New Roman" w:eastAsia="宋体" w:hAnsi="Times New Roman" w:cs="Times New Roman"/>
          <w:sz w:val="24"/>
          <w:szCs w:val="24"/>
        </w:rPr>
        <w:fldChar w:fldCharType="end"/>
      </w:r>
      <w:r w:rsidR="00610C7B">
        <w:rPr>
          <w:rFonts w:ascii="Times New Roman" w:eastAsia="宋体" w:hAnsi="Times New Roman" w:cs="Times New Roman" w:hint="eastAsia"/>
          <w:sz w:val="24"/>
          <w:szCs w:val="24"/>
        </w:rPr>
        <w:t>、</w:t>
      </w:r>
      <w:r w:rsidR="00AD1E7F">
        <w:rPr>
          <w:rFonts w:ascii="Times New Roman" w:eastAsia="宋体" w:hAnsi="Times New Roman" w:cs="Times New Roman" w:hint="eastAsia"/>
          <w:sz w:val="24"/>
          <w:szCs w:val="24"/>
        </w:rPr>
        <w:t>抗登革热抗体</w:t>
      </w:r>
      <w:r w:rsidR="00610C7B">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&lt;EndNote&gt;&lt;Cite&gt;&lt;Author&gt;Palomar&lt;/Author&gt;&lt;Year&gt;2018&lt;/Year&gt;&lt;RecNum&gt;438&lt;/RecNum&gt;&lt;DisplayText&gt;[35]&lt;/DisplayText&gt;&lt;record&gt;&lt;rec-number&gt;438&lt;/rec-number&gt;&lt;foreign-keys&gt;&lt;key app="EN" db-id="wfpvea5w2st2f2e00x4pe9ah5s9sdtta05r5" timestamp="1694871535"&gt;438&lt;/key&gt;&lt;key app="ENWeb" db-id=""&gt;0&lt;/key&gt;&lt;/foreign-keys&gt;&lt;ref-type name="Journal Article"&gt;17&lt;/ref-type&gt;&lt;contributors&gt;&lt;authors&gt;&lt;author&gt;Palomar, Quentin&lt;/author&gt;&lt;author&gt;Gondran, Chantal&lt;/author&gt;&lt;author&gt;Marks, Robert&lt;/author&gt;&lt;author&gt;Cosnier, Serge&lt;/author&gt;&lt;author&gt;Holzinger, Michael&lt;/author&gt;&lt;/authors&gt;&lt;/contributors&gt;&lt;titles&gt;&lt;title&gt;Impedimetric quantification of anti-dengue antibodies using functional carbon nanotube deposits validated with blood plasma assays&lt;/title&gt;&lt;secondary-title&gt;Electrochimica Acta&lt;/secondary-title&gt;&lt;/titles&gt;&lt;periodical&gt;&lt;full-title&gt;Electrochimica Acta&lt;/full-title&gt;&lt;/periodical&gt;&lt;pages&gt;84-90&lt;/pages&gt;&lt;volume&gt;274&lt;/volume&gt;&lt;dates&gt;&lt;year&gt;2018&lt;/year&gt;&lt;/dates&gt;&lt;isbn&gt;00134686&lt;/isbn&gt;&lt;urls&gt;&lt;/urls&gt;&lt;electronic-resource-num&gt;10.1016/j.electacta.2018.04.099&lt;/electronic-resource-num&gt;&lt;/record&gt;&lt;/Cite&gt;&lt;/EndNote&gt;</w:instrText>
      </w:r>
      <w:r w:rsidR="00610C7B">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[35]</w:t>
      </w:r>
      <w:r w:rsidR="00610C7B">
        <w:rPr>
          <w:rFonts w:ascii="Times New Roman" w:eastAsia="宋体" w:hAnsi="Times New Roman" w:cs="Times New Roman"/>
          <w:sz w:val="24"/>
          <w:szCs w:val="24"/>
        </w:rPr>
        <w:fldChar w:fldCharType="end"/>
      </w:r>
      <w:r w:rsidR="00610C7B">
        <w:rPr>
          <w:rFonts w:ascii="Times New Roman" w:eastAsia="宋体" w:hAnsi="Times New Roman" w:cs="Times New Roman" w:hint="eastAsia"/>
          <w:sz w:val="24"/>
          <w:szCs w:val="24"/>
        </w:rPr>
        <w:t>和灭活病毒</w:t>
      </w:r>
      <w:r w:rsidR="00610C7B">
        <w:rPr>
          <w:rFonts w:ascii="Times New Roman" w:eastAsia="宋体" w:hAnsi="Times New Roman" w:cs="Times New Roman"/>
          <w:sz w:val="24"/>
          <w:szCs w:val="24"/>
        </w:rPr>
        <w:fldChar w:fldCharType="begin"/>
      </w:r>
      <w:r w:rsidR="00FB3B20">
        <w:rPr>
          <w:rFonts w:ascii="Times New Roman" w:eastAsia="宋体" w:hAnsi="Times New Roman" w:cs="Times New Roman"/>
          <w:sz w:val="24"/>
          <w:szCs w:val="24"/>
        </w:rPr>
        <w:instrText xml:space="preserve"> ADDIN EN.CITE &lt;EndNote&gt;&lt;Cite&gt;&lt;Author&gt;Jin&lt;/Author&gt;&lt;Year&gt;2019&lt;/Year&gt;&lt;RecNum&gt;437&lt;/RecNum&gt;&lt;DisplayText&gt;[36]&lt;/DisplayText&gt;&lt;record&gt;&lt;rec-number&gt;437&lt;/rec-number&gt;&lt;foreign-keys&gt;&lt;key app="EN" db-id="wfpvea5w2st2f2e00x4pe9ah5s9sdtta05r5" timestamp="1694871403"&gt;437&lt;/key&gt;&lt;key app="ENWeb" db-id=""&gt;0&lt;/key&gt;&lt;/foreign-keys&gt;&lt;ref-type name="Journal Article"&gt;17&lt;/ref-type&gt;&lt;contributors&gt;&lt;authors&gt;&lt;author&gt;Jin, Xin&lt;/author&gt;&lt;author&gt;Zhang, Hong&lt;/author&gt;&lt;author&gt;Li, Yu-Tao&lt;/author&gt;&lt;author&gt;Xiao, Meng-Meng&lt;/author&gt;&lt;author&gt;Zhang, Zhi-Ling&lt;/author&gt;&lt;author&gt;Pang, Dai-Wen&lt;/author&gt;&lt;author&gt;Wong, Gary&lt;/author&gt;&lt;author&gt;Zhang, Zhi-Yong&lt;/author&gt;&lt;author&gt;Zhang, Guo-Jun&lt;/author&gt;&lt;/authors&gt;&lt;/contributors&gt;&lt;titles&gt;&lt;title&gt;A field effect transistor modified with reduced graphene oxide for immunodetection of Ebola virus&lt;/title&gt;&lt;secondary-title&gt;Microchimica Acta&lt;/secondary-title&gt;&lt;/titles&gt;&lt;periodical&gt;&lt;full-title&gt;Microchimica Acta&lt;/full-title&gt;&lt;/periodical&gt;&lt;pages&gt;223&lt;/pages&gt;&lt;volume&gt;186&lt;/volume&gt;&lt;number&gt;4&lt;/number&gt;&lt;dates&gt;&lt;year&gt;2019&lt;/year&gt;&lt;/dates&gt;&lt;isbn&gt;0026-3672&amp;#xD;1436-5073&lt;/isbn&gt;&lt;urls&gt;&lt;/urls&gt;&lt;electronic-resource-num&gt;10.1007/s00604-019-3256-5&lt;/electronic-resource-num&gt;&lt;/record&gt;&lt;/Cite&gt;&lt;/EndNote&gt;</w:instrText>
      </w:r>
      <w:r w:rsidR="00610C7B">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[36]</w:t>
      </w:r>
      <w:r w:rsidR="00610C7B">
        <w:rPr>
          <w:rFonts w:ascii="Times New Roman" w:eastAsia="宋体" w:hAnsi="Times New Roman" w:cs="Times New Roman"/>
          <w:sz w:val="24"/>
          <w:szCs w:val="24"/>
        </w:rPr>
        <w:fldChar w:fldCharType="end"/>
      </w:r>
      <w:r w:rsidR="00AD1E7F">
        <w:rPr>
          <w:rFonts w:ascii="Times New Roman" w:eastAsia="宋体" w:hAnsi="Times New Roman" w:cs="Times New Roman" w:hint="eastAsia"/>
          <w:sz w:val="24"/>
          <w:szCs w:val="24"/>
        </w:rPr>
        <w:t>等可作为相应传染病的生物标志物对感染源进行检测。</w:t>
      </w:r>
    </w:p>
    <w:p w:rsidR="007D6898" w:rsidRDefault="00114D05" w:rsidP="00392C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登革热是热带国家和亚热带国家面临的重大公共卫生挑战。登革热由</w:t>
      </w:r>
      <w:r w:rsidR="00E22161">
        <w:rPr>
          <w:rFonts w:ascii="Times New Roman" w:eastAsia="宋体" w:hAnsi="Times New Roman" w:cs="Times New Roman" w:hint="eastAsia"/>
          <w:sz w:val="24"/>
          <w:szCs w:val="24"/>
        </w:rPr>
        <w:t>伊</w:t>
      </w:r>
      <w:r>
        <w:rPr>
          <w:rFonts w:ascii="Times New Roman" w:eastAsia="宋体" w:hAnsi="Times New Roman" w:cs="Times New Roman" w:hint="eastAsia"/>
          <w:sz w:val="24"/>
          <w:szCs w:val="24"/>
        </w:rPr>
        <w:t>蚊</w:t>
      </w:r>
      <w:r w:rsidR="00E22161">
        <w:rPr>
          <w:rFonts w:ascii="Times New Roman" w:eastAsia="宋体" w:hAnsi="Times New Roman" w:cs="Times New Roman" w:hint="eastAsia"/>
          <w:sz w:val="24"/>
          <w:szCs w:val="24"/>
        </w:rPr>
        <w:t>传播且传播迅速，</w:t>
      </w:r>
      <w:r>
        <w:rPr>
          <w:rFonts w:ascii="Times New Roman" w:eastAsia="宋体" w:hAnsi="Times New Roman" w:cs="Times New Roman" w:hint="eastAsia"/>
          <w:sz w:val="24"/>
          <w:szCs w:val="24"/>
        </w:rPr>
        <w:t>全世界每年有</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亿人受到影响</w:t>
      </w:r>
      <w:r w:rsidR="00E22161">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&lt;EndNote&gt;&lt;Cite&gt;&lt;Author&gt;Sangili&lt;/Author&gt;&lt;Year&gt;2022&lt;/Year&gt;&lt;RecNum&gt;440&lt;/RecNum&gt;&lt;DisplayText&gt;[37]&lt;/DisplayText&gt;&lt;record&gt;&lt;rec-number&gt;440&lt;/rec-number&gt;&lt;foreign-keys&gt;&lt;key app="EN" db-id="wfpvea5w2st2f2e00x4pe9ah5s9sdtta05r5" timestamp="1694939018"&gt;440&lt;/key&gt;&lt;key app="ENWeb" db-id=""&gt;0&lt;/key&gt;&lt;/foreign-keys&gt;&lt;ref-type name="Journal Article"&gt;17&lt;/ref-type&gt;&lt;contributors&gt;&lt;authors&gt;&lt;author&gt;Sangili, Arumugam&lt;/author&gt;&lt;author&gt;Kalyani, Thangapandi&lt;/author&gt;&lt;author&gt;Chen, Shen-Ming&lt;/author&gt;&lt;author&gt;Rajendran, Kokilavani&lt;/author&gt;&lt;author&gt;Jana, Saikat Kumar&lt;/author&gt;&lt;/authors&gt;&lt;/contributors&gt;&lt;titles&gt;&lt;title&gt;Label-free electrochemical immunosensor based on l-cysteine-functionalized AuNP on reduced graphene oxide for the detection of dengue virus E-protein in dengue blood serum&lt;/title&gt;&lt;secondary-title&gt;Composites Part B: Engineering&lt;/secondary-title&gt;&lt;/titles&gt;&lt;periodical&gt;&lt;full-title&gt;Composites Part B: Engineering&lt;/full-title&gt;&lt;/periodical&gt;&lt;pages&gt;109876&lt;/pages&gt;&lt;volume&gt;238&lt;/volume&gt;&lt;dates&gt;&lt;year&gt;2022&lt;/year&gt;&lt;/dates&gt;&lt;isbn&gt;13598368&lt;/isbn&gt;&lt;urls&gt;&lt;/urls&gt;&lt;electronic-resource-num&gt;10.1016/j.compositesb.2022.109876&lt;/electronic-resource-num&gt;&lt;/record&gt;&lt;/Cite&gt;&lt;/EndNote&gt;</w:instrText>
      </w:r>
      <w:r w:rsidR="00E22161">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[37]</w:t>
      </w:r>
      <w:r w:rsidR="00E22161">
        <w:rPr>
          <w:rFonts w:ascii="Times New Roman" w:eastAsia="宋体" w:hAnsi="Times New Roman" w:cs="Times New Roman"/>
          <w:sz w:val="24"/>
          <w:szCs w:val="24"/>
        </w:rPr>
        <w:fldChar w:fldCharType="end"/>
      </w:r>
      <w:r>
        <w:rPr>
          <w:rFonts w:ascii="Times New Roman" w:eastAsia="宋体" w:hAnsi="Times New Roman" w:cs="Times New Roman" w:hint="eastAsia"/>
          <w:sz w:val="24"/>
          <w:szCs w:val="24"/>
        </w:rPr>
        <w:t>。</w:t>
      </w:r>
      <w:r w:rsidR="00766688">
        <w:rPr>
          <w:rFonts w:ascii="Times New Roman" w:eastAsia="宋体" w:hAnsi="Times New Roman" w:cs="Times New Roman" w:hint="eastAsia"/>
          <w:sz w:val="24"/>
          <w:szCs w:val="24"/>
        </w:rPr>
        <w:t>因此，需要对登革热进行早期快速诊断以预防疫病大规模发生。</w:t>
      </w:r>
      <w:r w:rsidR="006C013E">
        <w:rPr>
          <w:rFonts w:ascii="Times New Roman" w:eastAsia="宋体" w:hAnsi="Times New Roman" w:cs="Times New Roman" w:hint="eastAsia"/>
          <w:sz w:val="24"/>
          <w:szCs w:val="24"/>
        </w:rPr>
        <w:t>Prakash</w:t>
      </w:r>
      <w:r w:rsidR="006C013E">
        <w:rPr>
          <w:rFonts w:ascii="Times New Roman" w:eastAsia="宋体" w:hAnsi="Times New Roman" w:cs="Times New Roman" w:hint="eastAsia"/>
          <w:sz w:val="24"/>
          <w:szCs w:val="24"/>
        </w:rPr>
        <w:t>等</w:t>
      </w:r>
      <w:r w:rsidR="006C013E">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&lt;EndNote&gt;&lt;Cite&gt;&lt;Author&gt;Ojha&lt;/Author&gt;&lt;Year&gt;2022&lt;/Year&gt;&lt;RecNum&gt;441&lt;/RecNum&gt;&lt;DisplayText&gt;[38]&lt;/DisplayText&gt;&lt;record&gt;&lt;rec-number&gt;441&lt;/rec-number&gt;&lt;foreign-keys&gt;&lt;key app="EN" db-id="wfpvea5w2st2f2e00x4pe9ah5s9sdtta05r5" timestamp="1694943848"&gt;441&lt;/key&gt;&lt;key app="ENWeb" db-id=""&gt;0&lt;/key&gt;&lt;/foreign-keys&gt;&lt;ref-type name="Journal Article"&gt;17&lt;/ref-type&gt;&lt;contributors&gt;&lt;authors&gt;&lt;author&gt;Ojha, Ravi Prakash&lt;/author&gt;&lt;author&gt;Singh, Priya&lt;/author&gt;&lt;author&gt;Azad, Uday Pratap&lt;/author&gt;&lt;author&gt;Prakash, Rajiv&lt;/author&gt;&lt;/authors&gt;&lt;/contributors&gt;&lt;titles&gt;&lt;title&gt;Impedimetric immunosensor for the NS1 dengue biomarker based on the gold nanorod decorated graphitic carbon nitride modified electrode&lt;/title&gt;&lt;secondary-title&gt;Electrochimica Acta&lt;/secondary-title&gt;&lt;/titles&gt;&lt;periodical&gt;&lt;full-title&gt;Electrochimica Acta&lt;/full-title&gt;&lt;/periodical&gt;&lt;pages&gt;140069&lt;/pages&gt;&lt;volume&gt;411&lt;/volume&gt;&lt;dates&gt;&lt;year&gt;2022&lt;/year&gt;&lt;/dates&gt;&lt;isbn&gt;00134686&lt;/isbn&gt;&lt;urls&gt;&lt;/urls&gt;&lt;electronic-resource-num&gt;10.1016/j.electacta.2022.140069&lt;/electronic-resource-num&gt;&lt;/record&gt;&lt;/Cite&gt;&lt;/EndNote&gt;</w:instrText>
      </w:r>
      <w:r w:rsidR="006C013E">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[38]</w:t>
      </w:r>
      <w:r w:rsidR="006C013E">
        <w:rPr>
          <w:rFonts w:ascii="Times New Roman" w:eastAsia="宋体" w:hAnsi="Times New Roman" w:cs="Times New Roman"/>
          <w:sz w:val="24"/>
          <w:szCs w:val="24"/>
        </w:rPr>
        <w:fldChar w:fldCharType="end"/>
      </w:r>
      <w:r w:rsidR="006C013E">
        <w:rPr>
          <w:rFonts w:ascii="Times New Roman" w:eastAsia="宋体" w:hAnsi="Times New Roman" w:cs="Times New Roman" w:hint="eastAsia"/>
          <w:sz w:val="24"/>
          <w:szCs w:val="24"/>
        </w:rPr>
        <w:t>制备了一种基于</w:t>
      </w:r>
      <w:r w:rsidR="0020338E">
        <w:rPr>
          <w:rFonts w:ascii="Times New Roman" w:eastAsia="宋体" w:hAnsi="Times New Roman" w:cs="Times New Roman" w:hint="eastAsia"/>
          <w:sz w:val="24"/>
          <w:szCs w:val="24"/>
        </w:rPr>
        <w:t>金纳米棒修饰石墨氮化碳</w:t>
      </w:r>
      <w:r w:rsidR="003C038C">
        <w:rPr>
          <w:rFonts w:ascii="Times New Roman" w:eastAsia="宋体" w:hAnsi="Times New Roman" w:cs="Times New Roman" w:hint="eastAsia"/>
          <w:sz w:val="24"/>
          <w:szCs w:val="24"/>
        </w:rPr>
        <w:t>（</w:t>
      </w:r>
      <w:r w:rsidR="003C038C">
        <w:rPr>
          <w:rFonts w:ascii="Times New Roman" w:eastAsia="宋体" w:hAnsi="Times New Roman" w:cs="Times New Roman" w:hint="eastAsia"/>
          <w:sz w:val="24"/>
          <w:szCs w:val="24"/>
        </w:rPr>
        <w:t>Au</w:t>
      </w:r>
      <w:r w:rsidR="003C038C">
        <w:rPr>
          <w:rFonts w:ascii="Times New Roman" w:eastAsia="宋体" w:hAnsi="Times New Roman" w:cs="Times New Roman"/>
          <w:sz w:val="24"/>
          <w:szCs w:val="24"/>
        </w:rPr>
        <w:t>NR</w:t>
      </w:r>
      <w:r w:rsidR="003C038C">
        <w:rPr>
          <w:rFonts w:ascii="Times New Roman" w:eastAsia="宋体" w:hAnsi="Times New Roman" w:cs="Times New Roman" w:hint="eastAsia"/>
          <w:sz w:val="24"/>
          <w:szCs w:val="24"/>
        </w:rPr>
        <w:t>s</w:t>
      </w:r>
      <w:r w:rsidR="003C038C">
        <w:rPr>
          <w:rFonts w:ascii="Times New Roman" w:eastAsia="宋体" w:hAnsi="Times New Roman" w:cs="Times New Roman"/>
          <w:sz w:val="24"/>
          <w:szCs w:val="24"/>
        </w:rPr>
        <w:t>-</w:t>
      </w:r>
      <w:r w:rsidR="003C038C">
        <w:rPr>
          <w:rFonts w:ascii="Times New Roman" w:eastAsia="宋体" w:hAnsi="Times New Roman" w:cs="Times New Roman" w:hint="eastAsia"/>
          <w:sz w:val="24"/>
          <w:szCs w:val="24"/>
        </w:rPr>
        <w:t>g</w:t>
      </w:r>
      <w:r w:rsidR="003C038C">
        <w:rPr>
          <w:rFonts w:ascii="Times New Roman" w:eastAsia="宋体" w:hAnsi="Times New Roman" w:cs="Times New Roman"/>
          <w:sz w:val="24"/>
          <w:szCs w:val="24"/>
        </w:rPr>
        <w:t>-C</w:t>
      </w:r>
      <w:r w:rsidR="003C038C" w:rsidRPr="003C038C">
        <w:rPr>
          <w:rFonts w:ascii="Times New Roman" w:eastAsia="宋体" w:hAnsi="Times New Roman" w:cs="Times New Roman"/>
          <w:sz w:val="24"/>
          <w:szCs w:val="24"/>
          <w:vertAlign w:val="subscript"/>
        </w:rPr>
        <w:t>3</w:t>
      </w:r>
      <w:r w:rsidR="003C038C">
        <w:rPr>
          <w:rFonts w:ascii="Times New Roman" w:eastAsia="宋体" w:hAnsi="Times New Roman" w:cs="Times New Roman"/>
          <w:sz w:val="24"/>
          <w:szCs w:val="24"/>
        </w:rPr>
        <w:t>N</w:t>
      </w:r>
      <w:r w:rsidR="003C038C" w:rsidRPr="003C038C">
        <w:rPr>
          <w:rFonts w:ascii="Times New Roman" w:eastAsia="宋体" w:hAnsi="Times New Roman" w:cs="Times New Roman"/>
          <w:sz w:val="24"/>
          <w:szCs w:val="24"/>
          <w:vertAlign w:val="subscript"/>
        </w:rPr>
        <w:t>4</w:t>
      </w:r>
      <w:r w:rsidR="003C038C">
        <w:rPr>
          <w:rFonts w:ascii="Times New Roman" w:eastAsia="宋体" w:hAnsi="Times New Roman" w:cs="Times New Roman" w:hint="eastAsia"/>
          <w:sz w:val="24"/>
          <w:szCs w:val="24"/>
        </w:rPr>
        <w:t>）</w:t>
      </w:r>
      <w:r w:rsidR="0020338E">
        <w:rPr>
          <w:rFonts w:ascii="Times New Roman" w:eastAsia="宋体" w:hAnsi="Times New Roman" w:cs="Times New Roman" w:hint="eastAsia"/>
          <w:sz w:val="24"/>
          <w:szCs w:val="24"/>
        </w:rPr>
        <w:t>的高性能免疫传感器，用于检测登革热生物标志物非结构蛋白</w:t>
      </w:r>
      <w:r w:rsidR="0020338E">
        <w:rPr>
          <w:rFonts w:ascii="Times New Roman" w:eastAsia="宋体" w:hAnsi="Times New Roman" w:cs="Times New Roman" w:hint="eastAsia"/>
          <w:sz w:val="24"/>
          <w:szCs w:val="24"/>
        </w:rPr>
        <w:t>1</w:t>
      </w:r>
      <w:r w:rsidR="0020338E">
        <w:rPr>
          <w:rFonts w:ascii="Times New Roman" w:eastAsia="宋体" w:hAnsi="Times New Roman" w:cs="Times New Roman" w:hint="eastAsia"/>
          <w:sz w:val="24"/>
          <w:szCs w:val="24"/>
        </w:rPr>
        <w:t>（</w:t>
      </w:r>
      <w:r w:rsidR="0020338E">
        <w:rPr>
          <w:rFonts w:ascii="Times New Roman" w:eastAsia="宋体" w:hAnsi="Times New Roman" w:cs="Times New Roman" w:hint="eastAsia"/>
          <w:sz w:val="24"/>
          <w:szCs w:val="24"/>
        </w:rPr>
        <w:t>N</w:t>
      </w:r>
      <w:r w:rsidR="0020338E">
        <w:rPr>
          <w:rFonts w:ascii="Times New Roman" w:eastAsia="宋体" w:hAnsi="Times New Roman" w:cs="Times New Roman"/>
          <w:sz w:val="24"/>
          <w:szCs w:val="24"/>
        </w:rPr>
        <w:t>S1</w:t>
      </w:r>
      <w:r w:rsidR="0020338E">
        <w:rPr>
          <w:rFonts w:ascii="Times New Roman" w:eastAsia="宋体" w:hAnsi="Times New Roman" w:cs="Times New Roman" w:hint="eastAsia"/>
          <w:sz w:val="24"/>
          <w:szCs w:val="24"/>
        </w:rPr>
        <w:t>）。</w:t>
      </w:r>
      <w:r w:rsidR="003C038C">
        <w:rPr>
          <w:rFonts w:ascii="Times New Roman" w:eastAsia="宋体" w:hAnsi="Times New Roman" w:cs="Times New Roman" w:hint="eastAsia"/>
          <w:sz w:val="24"/>
          <w:szCs w:val="24"/>
        </w:rPr>
        <w:t>将</w:t>
      </w:r>
      <w:r w:rsidR="003C038C">
        <w:rPr>
          <w:rFonts w:ascii="Times New Roman" w:eastAsia="宋体" w:hAnsi="Times New Roman" w:cs="Times New Roman" w:hint="eastAsia"/>
          <w:sz w:val="24"/>
          <w:szCs w:val="24"/>
        </w:rPr>
        <w:t>N</w:t>
      </w:r>
      <w:r w:rsidR="003C038C">
        <w:rPr>
          <w:rFonts w:ascii="Times New Roman" w:eastAsia="宋体" w:hAnsi="Times New Roman" w:cs="Times New Roman"/>
          <w:sz w:val="24"/>
          <w:szCs w:val="24"/>
        </w:rPr>
        <w:t>S1</w:t>
      </w:r>
      <w:r w:rsidR="003C038C">
        <w:rPr>
          <w:rFonts w:ascii="Times New Roman" w:eastAsia="宋体" w:hAnsi="Times New Roman" w:cs="Times New Roman" w:hint="eastAsia"/>
          <w:sz w:val="24"/>
          <w:szCs w:val="24"/>
        </w:rPr>
        <w:t>抗体固定在</w:t>
      </w:r>
      <w:r w:rsidR="003C038C" w:rsidRPr="003C038C">
        <w:rPr>
          <w:rFonts w:ascii="Times New Roman" w:eastAsia="宋体" w:hAnsi="Times New Roman" w:cs="Times New Roman"/>
          <w:sz w:val="24"/>
          <w:szCs w:val="24"/>
        </w:rPr>
        <w:t>AuNRs-g-C</w:t>
      </w:r>
      <w:r w:rsidR="003C038C" w:rsidRPr="000A3E37">
        <w:rPr>
          <w:rFonts w:ascii="Times New Roman" w:eastAsia="宋体" w:hAnsi="Times New Roman" w:cs="Times New Roman"/>
          <w:sz w:val="24"/>
          <w:szCs w:val="24"/>
          <w:vertAlign w:val="subscript"/>
        </w:rPr>
        <w:t>3</w:t>
      </w:r>
      <w:r w:rsidR="003C038C" w:rsidRPr="003C038C">
        <w:rPr>
          <w:rFonts w:ascii="Times New Roman" w:eastAsia="宋体" w:hAnsi="Times New Roman" w:cs="Times New Roman"/>
          <w:sz w:val="24"/>
          <w:szCs w:val="24"/>
        </w:rPr>
        <w:t>N</w:t>
      </w:r>
      <w:r w:rsidR="003C038C" w:rsidRPr="000A3E37">
        <w:rPr>
          <w:rFonts w:ascii="Times New Roman" w:eastAsia="宋体" w:hAnsi="Times New Roman" w:cs="Times New Roman"/>
          <w:sz w:val="24"/>
          <w:szCs w:val="24"/>
          <w:vertAlign w:val="subscript"/>
        </w:rPr>
        <w:t>4</w:t>
      </w:r>
      <w:r w:rsidR="003C038C">
        <w:rPr>
          <w:rFonts w:ascii="Times New Roman" w:eastAsia="宋体" w:hAnsi="Times New Roman" w:cs="Times New Roman" w:hint="eastAsia"/>
          <w:sz w:val="24"/>
          <w:szCs w:val="24"/>
        </w:rPr>
        <w:t>修饰的</w:t>
      </w:r>
      <w:proofErr w:type="gramStart"/>
      <w:r w:rsidR="003C038C">
        <w:rPr>
          <w:rFonts w:ascii="Times New Roman" w:eastAsia="宋体" w:hAnsi="Times New Roman" w:cs="Times New Roman" w:hint="eastAsia"/>
          <w:sz w:val="24"/>
          <w:szCs w:val="24"/>
        </w:rPr>
        <w:t>玻</w:t>
      </w:r>
      <w:proofErr w:type="gramEnd"/>
      <w:r w:rsidR="003C038C">
        <w:rPr>
          <w:rFonts w:ascii="Times New Roman" w:eastAsia="宋体" w:hAnsi="Times New Roman" w:cs="Times New Roman" w:hint="eastAsia"/>
          <w:sz w:val="24"/>
          <w:szCs w:val="24"/>
        </w:rPr>
        <w:t>碳电极（</w:t>
      </w:r>
      <w:r w:rsidR="003C038C">
        <w:rPr>
          <w:rFonts w:ascii="Times New Roman" w:eastAsia="宋体" w:hAnsi="Times New Roman" w:cs="Times New Roman" w:hint="eastAsia"/>
          <w:sz w:val="24"/>
          <w:szCs w:val="24"/>
        </w:rPr>
        <w:t>G</w:t>
      </w:r>
      <w:r w:rsidR="003C038C">
        <w:rPr>
          <w:rFonts w:ascii="Times New Roman" w:eastAsia="宋体" w:hAnsi="Times New Roman" w:cs="Times New Roman"/>
          <w:sz w:val="24"/>
          <w:szCs w:val="24"/>
        </w:rPr>
        <w:t>CE</w:t>
      </w:r>
      <w:r w:rsidR="003C038C">
        <w:rPr>
          <w:rFonts w:ascii="Times New Roman" w:eastAsia="宋体" w:hAnsi="Times New Roman" w:cs="Times New Roman" w:hint="eastAsia"/>
          <w:sz w:val="24"/>
          <w:szCs w:val="24"/>
        </w:rPr>
        <w:t>）表面，作为阻抗传感探针检测</w:t>
      </w:r>
      <w:r w:rsidR="003C038C">
        <w:rPr>
          <w:rFonts w:ascii="Times New Roman" w:eastAsia="宋体" w:hAnsi="Times New Roman" w:cs="Times New Roman" w:hint="eastAsia"/>
          <w:sz w:val="24"/>
          <w:szCs w:val="24"/>
        </w:rPr>
        <w:t>N</w:t>
      </w:r>
      <w:r w:rsidR="003C038C">
        <w:rPr>
          <w:rFonts w:ascii="Times New Roman" w:eastAsia="宋体" w:hAnsi="Times New Roman" w:cs="Times New Roman"/>
          <w:sz w:val="24"/>
          <w:szCs w:val="24"/>
        </w:rPr>
        <w:t>S1</w:t>
      </w:r>
      <w:r w:rsidR="003C038C">
        <w:rPr>
          <w:rFonts w:ascii="Times New Roman" w:eastAsia="宋体" w:hAnsi="Times New Roman" w:cs="Times New Roman" w:hint="eastAsia"/>
          <w:sz w:val="24"/>
          <w:szCs w:val="24"/>
        </w:rPr>
        <w:t>抗原。</w:t>
      </w:r>
      <w:r w:rsidR="008A2C47">
        <w:rPr>
          <w:rFonts w:ascii="Times New Roman" w:eastAsia="宋体" w:hAnsi="Times New Roman" w:cs="Times New Roman" w:hint="eastAsia"/>
          <w:sz w:val="24"/>
          <w:szCs w:val="24"/>
        </w:rPr>
        <w:t>制备的免疫传感器在</w:t>
      </w:r>
      <w:r w:rsidR="008A2C47">
        <w:rPr>
          <w:rFonts w:ascii="Times New Roman" w:eastAsia="宋体" w:hAnsi="Times New Roman" w:cs="Times New Roman" w:hint="eastAsia"/>
          <w:sz w:val="24"/>
          <w:szCs w:val="24"/>
        </w:rPr>
        <w:t>P</w:t>
      </w:r>
      <w:r w:rsidR="008A2C47">
        <w:rPr>
          <w:rFonts w:ascii="Times New Roman" w:eastAsia="宋体" w:hAnsi="Times New Roman" w:cs="Times New Roman"/>
          <w:sz w:val="24"/>
          <w:szCs w:val="24"/>
        </w:rPr>
        <w:t>BS</w:t>
      </w:r>
      <w:r w:rsidR="008A2C47">
        <w:rPr>
          <w:rFonts w:ascii="Times New Roman" w:eastAsia="宋体" w:hAnsi="Times New Roman" w:cs="Times New Roman" w:hint="eastAsia"/>
          <w:sz w:val="24"/>
          <w:szCs w:val="24"/>
        </w:rPr>
        <w:t>缓冲溶液和</w:t>
      </w:r>
      <w:r w:rsidR="008A2C47">
        <w:rPr>
          <w:rFonts w:ascii="Times New Roman" w:eastAsia="宋体" w:hAnsi="Times New Roman" w:cs="Times New Roman" w:hint="eastAsia"/>
          <w:sz w:val="24"/>
          <w:szCs w:val="24"/>
        </w:rPr>
        <w:lastRenderedPageBreak/>
        <w:t>人血清</w:t>
      </w:r>
      <w:r w:rsidR="000A3E37">
        <w:rPr>
          <w:rFonts w:ascii="Times New Roman" w:eastAsia="宋体" w:hAnsi="Times New Roman" w:cs="Times New Roman" w:hint="eastAsia"/>
          <w:sz w:val="24"/>
          <w:szCs w:val="24"/>
        </w:rPr>
        <w:t>样本中对</w:t>
      </w:r>
      <w:r w:rsidR="008A2C47">
        <w:rPr>
          <w:rFonts w:ascii="Times New Roman" w:eastAsia="宋体" w:hAnsi="Times New Roman" w:cs="Times New Roman" w:hint="eastAsia"/>
          <w:sz w:val="24"/>
          <w:szCs w:val="24"/>
        </w:rPr>
        <w:t>N</w:t>
      </w:r>
      <w:r w:rsidR="008A2C47">
        <w:rPr>
          <w:rFonts w:ascii="Times New Roman" w:eastAsia="宋体" w:hAnsi="Times New Roman" w:cs="Times New Roman"/>
          <w:sz w:val="24"/>
          <w:szCs w:val="24"/>
        </w:rPr>
        <w:t>S1</w:t>
      </w:r>
      <w:r w:rsidR="000A3E37">
        <w:rPr>
          <w:rFonts w:ascii="Times New Roman" w:eastAsia="宋体" w:hAnsi="Times New Roman" w:cs="Times New Roman" w:hint="eastAsia"/>
          <w:sz w:val="24"/>
          <w:szCs w:val="24"/>
        </w:rPr>
        <w:t>抗原的定量检测具有良好的电催化反应。传感器的检测线性范围宽（</w:t>
      </w:r>
      <w:r w:rsidR="000A3E37">
        <w:rPr>
          <w:rFonts w:ascii="Times New Roman" w:eastAsia="宋体" w:hAnsi="Times New Roman" w:cs="Times New Roman" w:hint="eastAsia"/>
          <w:sz w:val="24"/>
          <w:szCs w:val="24"/>
        </w:rPr>
        <w:t>0</w:t>
      </w:r>
      <w:r w:rsidR="000A3E37">
        <w:rPr>
          <w:rFonts w:ascii="Times New Roman" w:eastAsia="宋体" w:hAnsi="Times New Roman" w:cs="Times New Roman"/>
          <w:sz w:val="24"/>
          <w:szCs w:val="24"/>
        </w:rPr>
        <w:t xml:space="preserve">.6-216 </w:t>
      </w:r>
      <w:r w:rsidR="000A3E37">
        <w:rPr>
          <w:rFonts w:ascii="Times New Roman" w:eastAsia="宋体" w:hAnsi="Times New Roman" w:cs="Times New Roman" w:hint="eastAsia"/>
          <w:sz w:val="24"/>
          <w:szCs w:val="24"/>
        </w:rPr>
        <w:t>ng</w:t>
      </w:r>
      <w:r w:rsidR="000A3E37">
        <w:rPr>
          <w:rFonts w:ascii="Times New Roman" w:eastAsia="宋体" w:hAnsi="Times New Roman" w:cs="Times New Roman"/>
          <w:sz w:val="24"/>
          <w:szCs w:val="24"/>
        </w:rPr>
        <w:t xml:space="preserve"> </w:t>
      </w:r>
      <w:r w:rsidR="000A3E37">
        <w:rPr>
          <w:rFonts w:ascii="Times New Roman" w:eastAsia="宋体" w:hAnsi="Times New Roman" w:cs="Times New Roman" w:hint="eastAsia"/>
          <w:sz w:val="24"/>
          <w:szCs w:val="24"/>
        </w:rPr>
        <w:t>mL</w:t>
      </w:r>
      <w:r w:rsidR="000A3E37" w:rsidRPr="000A3E37">
        <w:rPr>
          <w:rFonts w:ascii="Times New Roman" w:eastAsia="宋体" w:hAnsi="Times New Roman" w:cs="Times New Roman"/>
          <w:sz w:val="24"/>
          <w:szCs w:val="24"/>
          <w:vertAlign w:val="superscript"/>
        </w:rPr>
        <w:t>-1</w:t>
      </w:r>
      <w:r w:rsidR="000A3E37">
        <w:rPr>
          <w:rFonts w:ascii="Times New Roman" w:eastAsia="宋体" w:hAnsi="Times New Roman" w:cs="Times New Roman" w:hint="eastAsia"/>
          <w:sz w:val="24"/>
          <w:szCs w:val="24"/>
        </w:rPr>
        <w:t>），检测限为</w:t>
      </w:r>
      <w:r w:rsidR="000A3E37">
        <w:rPr>
          <w:rFonts w:ascii="Times New Roman" w:eastAsia="宋体" w:hAnsi="Times New Roman" w:cs="Times New Roman" w:hint="eastAsia"/>
          <w:sz w:val="24"/>
          <w:szCs w:val="24"/>
        </w:rPr>
        <w:t>0</w:t>
      </w:r>
      <w:r w:rsidR="000A3E37">
        <w:rPr>
          <w:rFonts w:ascii="Times New Roman" w:eastAsia="宋体" w:hAnsi="Times New Roman" w:cs="Times New Roman"/>
          <w:sz w:val="24"/>
          <w:szCs w:val="24"/>
        </w:rPr>
        <w:t xml:space="preserve">.09 </w:t>
      </w:r>
      <w:r w:rsidR="000A3E37">
        <w:rPr>
          <w:rFonts w:ascii="Times New Roman" w:eastAsia="宋体" w:hAnsi="Times New Roman" w:cs="Times New Roman" w:hint="eastAsia"/>
          <w:sz w:val="24"/>
          <w:szCs w:val="24"/>
        </w:rPr>
        <w:t>ng</w:t>
      </w:r>
      <w:r w:rsidR="000A3E37">
        <w:rPr>
          <w:rFonts w:ascii="Times New Roman" w:eastAsia="宋体" w:hAnsi="Times New Roman" w:cs="Times New Roman"/>
          <w:sz w:val="24"/>
          <w:szCs w:val="24"/>
        </w:rPr>
        <w:t xml:space="preserve"> </w:t>
      </w:r>
      <w:r w:rsidR="000A3E37">
        <w:rPr>
          <w:rFonts w:ascii="Times New Roman" w:eastAsia="宋体" w:hAnsi="Times New Roman" w:cs="Times New Roman" w:hint="eastAsia"/>
          <w:sz w:val="24"/>
          <w:szCs w:val="24"/>
        </w:rPr>
        <w:t>m</w:t>
      </w:r>
      <w:r w:rsidR="000A3E37">
        <w:rPr>
          <w:rFonts w:ascii="Times New Roman" w:eastAsia="宋体" w:hAnsi="Times New Roman" w:cs="Times New Roman"/>
          <w:sz w:val="24"/>
          <w:szCs w:val="24"/>
        </w:rPr>
        <w:t>L</w:t>
      </w:r>
      <w:r w:rsidR="000A3E37" w:rsidRPr="000A3E37">
        <w:rPr>
          <w:rFonts w:ascii="Times New Roman" w:eastAsia="宋体" w:hAnsi="Times New Roman" w:cs="Times New Roman"/>
          <w:sz w:val="24"/>
          <w:szCs w:val="24"/>
          <w:vertAlign w:val="superscript"/>
        </w:rPr>
        <w:t>-1</w:t>
      </w:r>
      <w:r w:rsidR="000A3E37">
        <w:rPr>
          <w:rFonts w:ascii="Times New Roman" w:eastAsia="宋体" w:hAnsi="Times New Roman" w:cs="Times New Roman" w:hint="eastAsia"/>
          <w:sz w:val="24"/>
          <w:szCs w:val="24"/>
        </w:rPr>
        <w:t>，有望</w:t>
      </w:r>
      <w:r w:rsidR="000A3E37" w:rsidRPr="000A3E37">
        <w:rPr>
          <w:rFonts w:ascii="Times New Roman" w:eastAsia="宋体" w:hAnsi="Times New Roman" w:cs="Times New Roman" w:hint="eastAsia"/>
          <w:sz w:val="24"/>
          <w:szCs w:val="24"/>
        </w:rPr>
        <w:t>作为一种潜在的屏障检测技术，用于生物样本中登革热病毒的诊断</w:t>
      </w:r>
      <w:r w:rsidR="000A3E37">
        <w:rPr>
          <w:rFonts w:ascii="Times New Roman" w:eastAsia="宋体" w:hAnsi="Times New Roman" w:cs="Times New Roman" w:hint="eastAsia"/>
          <w:sz w:val="24"/>
          <w:szCs w:val="24"/>
        </w:rPr>
        <w:t>。</w:t>
      </w:r>
      <w:r w:rsidR="00582841">
        <w:rPr>
          <w:rFonts w:ascii="Times New Roman" w:eastAsia="宋体" w:hAnsi="Times New Roman" w:cs="Times New Roman" w:hint="eastAsia"/>
          <w:sz w:val="24"/>
          <w:szCs w:val="24"/>
        </w:rPr>
        <w:t>塞卡病毒是一种</w:t>
      </w:r>
      <w:r w:rsidR="00E56CFC">
        <w:rPr>
          <w:rFonts w:ascii="Times New Roman" w:eastAsia="宋体" w:hAnsi="Times New Roman" w:cs="Times New Roman" w:hint="eastAsia"/>
          <w:sz w:val="24"/>
          <w:szCs w:val="24"/>
        </w:rPr>
        <w:t>在亚洲、美洲、非洲的热带地区传播率很高的病毒。塞卡病毒除了通过伊蚊等媒介传播外，还可通过唾液、尿液等途径传播，这对其防控增加了难度</w:t>
      </w:r>
      <w:r w:rsidR="00E56CFC">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&lt;EndNote&gt;&lt;Cite&gt;&lt;Author&gt;Santos&lt;/Author&gt;&lt;Year&gt;2022&lt;/Year&gt;&lt;RecNum&gt;442&lt;/RecNum&gt;&lt;DisplayText&gt;[39]&lt;/DisplayText&gt;&lt;record&gt;&lt;rec-number&gt;442&lt;/rec-number&gt;&lt;foreign-keys&gt;&lt;key app="EN" db-id="wfpvea5w2st2f2e00x4pe9ah5s9sdtta05r5" timestamp="1694958186"&gt;442&lt;/key&gt;&lt;key app="ENWeb" db-id=""&gt;0&lt;/key&gt;&lt;/foreign-keys&gt;&lt;ref-type name="Journal Article"&gt;17&lt;/ref-type&gt;&lt;contributors&gt;&lt;authors&gt;&lt;author&gt;Santos, Lorenna K. B.&lt;/author&gt;&lt;author&gt;Mendonça, Priscila D.&lt;/author&gt;&lt;author&gt;Assis, LiLian K. S.&lt;/author&gt;&lt;author&gt;Prudêncio, Carlos R.&lt;/author&gt;&lt;author&gt;Guedes, Maria Izabel F.&lt;/author&gt;&lt;author&gt;Marques, Ernesto T. A.&lt;/author&gt;&lt;author&gt;Dutra, Rosa Fireman&lt;/author&gt;&lt;/authors&gt;&lt;/contributors&gt;&lt;titles&gt;&lt;title&gt;A Redox-Probe-Free Immunosensor Based on Electrocatalytic Prussian Blue Nanostructured Film One-Step-Prepared for Zika Virus Diagnosis&lt;/title&gt;&lt;secondary-title&gt;Biosensors&lt;/secondary-title&gt;&lt;/titles&gt;&lt;periodical&gt;&lt;full-title&gt;Biosensors&lt;/full-title&gt;&lt;/periodical&gt;&lt;pages&gt;623&lt;/pages&gt;&lt;volume&gt;12&lt;/volume&gt;&lt;number&gt;8&lt;/number&gt;&lt;dates&gt;&lt;year&gt;2022&lt;/year&gt;&lt;/dates&gt;&lt;isbn&gt;2079-6374&lt;/isbn&gt;&lt;urls&gt;&lt;/urls&gt;&lt;electronic-resource-num&gt;10.3390/bios12080623&lt;/electronic-resource-num&gt;&lt;/record&gt;&lt;/Cite&gt;&lt;/EndNote&gt;</w:instrText>
      </w:r>
      <w:r w:rsidR="00E56CFC">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[39]</w:t>
      </w:r>
      <w:r w:rsidR="00E56CFC">
        <w:rPr>
          <w:rFonts w:ascii="Times New Roman" w:eastAsia="宋体" w:hAnsi="Times New Roman" w:cs="Times New Roman"/>
          <w:sz w:val="24"/>
          <w:szCs w:val="24"/>
        </w:rPr>
        <w:fldChar w:fldCharType="end"/>
      </w:r>
      <w:r w:rsidR="00E56CFC">
        <w:rPr>
          <w:rFonts w:ascii="Times New Roman" w:eastAsia="宋体" w:hAnsi="Times New Roman" w:cs="Times New Roman" w:hint="eastAsia"/>
          <w:sz w:val="24"/>
          <w:szCs w:val="24"/>
        </w:rPr>
        <w:t>。</w:t>
      </w:r>
      <w:r w:rsidR="00F17002">
        <w:rPr>
          <w:rFonts w:ascii="Times New Roman" w:eastAsia="宋体" w:hAnsi="Times New Roman" w:cs="Times New Roman" w:hint="eastAsia"/>
          <w:sz w:val="24"/>
          <w:szCs w:val="24"/>
        </w:rPr>
        <w:t>因此迫切需要塞卡病毒检测方法。</w:t>
      </w:r>
      <w:r w:rsidR="00F17002">
        <w:rPr>
          <w:rFonts w:ascii="Times New Roman" w:eastAsia="宋体" w:hAnsi="Times New Roman" w:cs="Times New Roman" w:hint="eastAsia"/>
          <w:sz w:val="24"/>
          <w:szCs w:val="24"/>
        </w:rPr>
        <w:t>Faria</w:t>
      </w:r>
      <w:r w:rsidR="00F17002">
        <w:rPr>
          <w:rFonts w:ascii="Times New Roman" w:eastAsia="宋体" w:hAnsi="Times New Roman" w:cs="Times New Roman" w:hint="eastAsia"/>
          <w:sz w:val="24"/>
          <w:szCs w:val="24"/>
        </w:rPr>
        <w:t>等</w:t>
      </w:r>
      <w:r w:rsidR="00F1700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&lt;EndNote&gt;&lt;Cite&gt;&lt;Author&gt;Castro&lt;/Author&gt;&lt;Year&gt;2023&lt;/Year&gt;&lt;RecNum&gt;443&lt;/RecNum&gt;&lt;DisplayText&gt;[40]&lt;/DisplayText&gt;&lt;record&gt;&lt;rec-number&gt;443&lt;/rec-number&gt;&lt;foreign-keys&gt;&lt;key app="EN" db-id="wfpvea5w2st2f2e00x4pe9ah5s9sdtta05r5" timestamp="1694958613"&gt;443&lt;/key&gt;&lt;key app="ENWeb" db-id=""&gt;0&lt;/key&gt;&lt;/foreign-keys&gt;&lt;ref-type name="Journal Article"&gt;17&lt;/ref-type&gt;&lt;contributors&gt;&lt;authors&gt;&lt;author&gt;Castro, Karla R.&lt;/author&gt;&lt;author&gt;Setti, Grazielle O.&lt;/author&gt;&lt;author&gt;de Oliveira, Tássia R.&lt;/author&gt;&lt;author&gt;Rodrigues-Jesus, Mônica J.&lt;/author&gt;&lt;author&gt;Botosso, Viviane F.&lt;/author&gt;&lt;author&gt;Perini de Araujo, Ana P.&lt;/author&gt;&lt;author&gt;Durigon, Edson L.&lt;/author&gt;&lt;author&gt;Ferreira, Luis C. S.&lt;/author&gt;&lt;author&gt;Faria, Ronaldo C.&lt;/author&gt;&lt;/authors&gt;&lt;/contributors&gt;&lt;titles&gt;&lt;title&gt;Electrochemical magneto-immunoassay for detection of zika virus antibody in human serum&lt;/title&gt;&lt;secondary-title&gt;Talanta&lt;/secondary-title&gt;&lt;/titles&gt;&lt;periodical&gt;&lt;full-title&gt;Talanta&lt;/full-title&gt;&lt;/periodical&gt;&lt;pages&gt;124277&lt;/pages&gt;&lt;volume&gt;256&lt;/volume&gt;&lt;dates&gt;&lt;year&gt;2023&lt;/year&gt;&lt;/dates&gt;&lt;isbn&gt;00399140&lt;/isbn&gt;&lt;urls&gt;&lt;/urls&gt;&lt;electronic-resource-num&gt;10.1016/j.talanta.2023.124277&lt;/electronic-resource-num&gt;&lt;/record&gt;&lt;/Cite&gt;&lt;/EndNote&gt;</w:instrText>
      </w:r>
      <w:r w:rsidR="00F1700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[40]</w:t>
      </w:r>
      <w:r w:rsidR="00F17002">
        <w:rPr>
          <w:rFonts w:ascii="Times New Roman" w:eastAsia="宋体" w:hAnsi="Times New Roman" w:cs="Times New Roman"/>
          <w:sz w:val="24"/>
          <w:szCs w:val="24"/>
        </w:rPr>
        <w:fldChar w:fldCharType="end"/>
      </w:r>
      <w:r w:rsidR="00CB5DB8" w:rsidRPr="00CB5DB8">
        <w:rPr>
          <w:rFonts w:hint="eastAsia"/>
        </w:rPr>
        <w:t xml:space="preserve"> </w:t>
      </w:r>
      <w:r w:rsidR="00CB5DB8" w:rsidRPr="00CB5DB8">
        <w:rPr>
          <w:rFonts w:ascii="Times New Roman" w:eastAsia="宋体" w:hAnsi="Times New Roman" w:cs="Times New Roman" w:hint="eastAsia"/>
          <w:sz w:val="24"/>
          <w:szCs w:val="24"/>
        </w:rPr>
        <w:t>报道了一种使用由非结构蛋白</w:t>
      </w:r>
      <w:r w:rsidR="00F321B0">
        <w:rPr>
          <w:rFonts w:ascii="Times New Roman" w:eastAsia="宋体" w:hAnsi="Times New Roman" w:cs="Times New Roman"/>
          <w:sz w:val="24"/>
          <w:szCs w:val="24"/>
        </w:rPr>
        <w:t>1</w:t>
      </w:r>
      <w:r w:rsidR="00E948D7">
        <w:rPr>
          <w:rFonts w:ascii="Times New Roman" w:eastAsia="宋体" w:hAnsi="Times New Roman" w:cs="Times New Roman" w:hint="eastAsia"/>
          <w:sz w:val="24"/>
          <w:szCs w:val="24"/>
        </w:rPr>
        <w:t>（</w:t>
      </w:r>
      <w:r w:rsidR="00E948D7" w:rsidRPr="00CB5DB8">
        <w:rPr>
          <w:rFonts w:ascii="Times New Roman" w:eastAsia="宋体" w:hAnsi="Times New Roman" w:cs="Times New Roman"/>
          <w:sz w:val="24"/>
          <w:szCs w:val="24"/>
        </w:rPr>
        <w:t>ΔNS1-ZIKV</w:t>
      </w:r>
      <w:r w:rsidR="00E948D7">
        <w:rPr>
          <w:rFonts w:ascii="Times New Roman" w:eastAsia="宋体" w:hAnsi="Times New Roman" w:cs="Times New Roman" w:hint="eastAsia"/>
          <w:sz w:val="24"/>
          <w:szCs w:val="24"/>
        </w:rPr>
        <w:t>）</w:t>
      </w:r>
      <w:r w:rsidR="00E948D7">
        <w:rPr>
          <w:rFonts w:ascii="Times New Roman" w:eastAsia="宋体" w:hAnsi="Times New Roman" w:cs="Times New Roman"/>
          <w:sz w:val="24"/>
          <w:szCs w:val="24"/>
        </w:rPr>
        <w:t>衍生的重组蛋白功能化</w:t>
      </w:r>
      <w:r w:rsidR="00CB5DB8" w:rsidRPr="00CB5DB8">
        <w:rPr>
          <w:rFonts w:ascii="Times New Roman" w:eastAsia="宋体" w:hAnsi="Times New Roman" w:cs="Times New Roman"/>
          <w:sz w:val="24"/>
          <w:szCs w:val="24"/>
        </w:rPr>
        <w:t>磁珠</w:t>
      </w:r>
      <w:r w:rsidR="00E948D7">
        <w:rPr>
          <w:rFonts w:ascii="Times New Roman" w:eastAsia="宋体" w:hAnsi="Times New Roman" w:cs="Times New Roman" w:hint="eastAsia"/>
          <w:sz w:val="24"/>
          <w:szCs w:val="24"/>
        </w:rPr>
        <w:t>（</w:t>
      </w:r>
      <w:r w:rsidR="00E948D7">
        <w:rPr>
          <w:rFonts w:ascii="Times New Roman" w:eastAsia="宋体" w:hAnsi="Times New Roman" w:cs="Times New Roman" w:hint="eastAsia"/>
          <w:sz w:val="24"/>
          <w:szCs w:val="24"/>
        </w:rPr>
        <w:t>M</w:t>
      </w:r>
      <w:r w:rsidR="00E948D7">
        <w:rPr>
          <w:rFonts w:ascii="Times New Roman" w:eastAsia="宋体" w:hAnsi="Times New Roman" w:cs="Times New Roman"/>
          <w:sz w:val="24"/>
          <w:szCs w:val="24"/>
        </w:rPr>
        <w:t>B</w:t>
      </w:r>
      <w:r w:rsidR="00E948D7">
        <w:rPr>
          <w:rFonts w:ascii="Times New Roman" w:eastAsia="宋体" w:hAnsi="Times New Roman" w:cs="Times New Roman" w:hint="eastAsia"/>
          <w:sz w:val="24"/>
          <w:szCs w:val="24"/>
        </w:rPr>
        <w:t>）</w:t>
      </w:r>
      <w:r w:rsidR="00CB5DB8" w:rsidRPr="00CB5DB8">
        <w:rPr>
          <w:rFonts w:ascii="Times New Roman" w:eastAsia="宋体" w:hAnsi="Times New Roman" w:cs="Times New Roman"/>
          <w:sz w:val="24"/>
          <w:szCs w:val="24"/>
        </w:rPr>
        <w:t>和用辣根过氧化物酶</w:t>
      </w:r>
      <w:r w:rsidR="00E948D7">
        <w:rPr>
          <w:rFonts w:ascii="Times New Roman" w:eastAsia="宋体" w:hAnsi="Times New Roman" w:cs="Times New Roman" w:hint="eastAsia"/>
          <w:sz w:val="24"/>
          <w:szCs w:val="24"/>
        </w:rPr>
        <w:t>（</w:t>
      </w:r>
      <w:r w:rsidR="00E948D7" w:rsidRPr="00CB5DB8">
        <w:rPr>
          <w:rFonts w:ascii="Times New Roman" w:eastAsia="宋体" w:hAnsi="Times New Roman" w:cs="Times New Roman"/>
          <w:sz w:val="24"/>
          <w:szCs w:val="24"/>
        </w:rPr>
        <w:t>HRP</w:t>
      </w:r>
      <w:r w:rsidR="00E948D7">
        <w:rPr>
          <w:rFonts w:ascii="Times New Roman" w:eastAsia="宋体" w:hAnsi="Times New Roman" w:cs="Times New Roman" w:hint="eastAsia"/>
          <w:sz w:val="24"/>
          <w:szCs w:val="24"/>
        </w:rPr>
        <w:t>）</w:t>
      </w:r>
      <w:r w:rsidR="00CB5DB8" w:rsidRPr="00CB5DB8">
        <w:rPr>
          <w:rFonts w:ascii="Times New Roman" w:eastAsia="宋体" w:hAnsi="Times New Roman" w:cs="Times New Roman"/>
          <w:sz w:val="24"/>
          <w:szCs w:val="24"/>
        </w:rPr>
        <w:t>标记的抗</w:t>
      </w:r>
      <w:r w:rsidR="00E948D7">
        <w:rPr>
          <w:rFonts w:ascii="Times New Roman" w:eastAsia="宋体" w:hAnsi="Times New Roman" w:cs="Times New Roman"/>
          <w:sz w:val="24"/>
          <w:szCs w:val="24"/>
        </w:rPr>
        <w:t>I</w:t>
      </w:r>
      <w:r w:rsidR="00E948D7">
        <w:rPr>
          <w:rFonts w:ascii="Times New Roman" w:eastAsia="宋体" w:hAnsi="Times New Roman" w:cs="Times New Roman" w:hint="eastAsia"/>
          <w:sz w:val="24"/>
          <w:szCs w:val="24"/>
        </w:rPr>
        <w:t>g</w:t>
      </w:r>
      <w:r w:rsidR="00E948D7">
        <w:rPr>
          <w:rFonts w:ascii="Times New Roman" w:eastAsia="宋体" w:hAnsi="Times New Roman" w:cs="Times New Roman"/>
          <w:sz w:val="24"/>
          <w:szCs w:val="24"/>
        </w:rPr>
        <w:t>G</w:t>
      </w:r>
      <w:r w:rsidR="00CB5DB8" w:rsidRPr="00CB5DB8">
        <w:rPr>
          <w:rFonts w:ascii="Times New Roman" w:eastAsia="宋体" w:hAnsi="Times New Roman" w:cs="Times New Roman"/>
          <w:sz w:val="24"/>
          <w:szCs w:val="24"/>
        </w:rPr>
        <w:t>抗体</w:t>
      </w:r>
      <w:r w:rsidR="00E948D7" w:rsidRPr="00CB5DB8">
        <w:rPr>
          <w:rFonts w:ascii="Times New Roman" w:eastAsia="宋体" w:hAnsi="Times New Roman" w:cs="Times New Roman" w:hint="eastAsia"/>
          <w:sz w:val="24"/>
          <w:szCs w:val="24"/>
        </w:rPr>
        <w:t>检测</w:t>
      </w:r>
      <w:proofErr w:type="gramStart"/>
      <w:r w:rsidR="00E948D7" w:rsidRPr="00CB5DB8">
        <w:rPr>
          <w:rFonts w:ascii="Times New Roman" w:eastAsia="宋体" w:hAnsi="Times New Roman" w:cs="Times New Roman" w:hint="eastAsia"/>
          <w:sz w:val="24"/>
          <w:szCs w:val="24"/>
        </w:rPr>
        <w:t>抗寨卡病毒</w:t>
      </w:r>
      <w:proofErr w:type="gramEnd"/>
      <w:r w:rsidR="00E948D7" w:rsidRPr="00CB5DB8">
        <w:rPr>
          <w:rFonts w:ascii="Times New Roman" w:eastAsia="宋体" w:hAnsi="Times New Roman" w:cs="Times New Roman" w:hint="eastAsia"/>
          <w:sz w:val="24"/>
          <w:szCs w:val="24"/>
        </w:rPr>
        <w:t>抗体的电化学免疫分析法</w:t>
      </w:r>
      <w:r w:rsidR="00CB5DB8" w:rsidRPr="00CB5DB8">
        <w:rPr>
          <w:rFonts w:ascii="Times New Roman" w:eastAsia="宋体" w:hAnsi="Times New Roman" w:cs="Times New Roman"/>
          <w:sz w:val="24"/>
          <w:szCs w:val="24"/>
        </w:rPr>
        <w:t>。</w:t>
      </w:r>
      <w:r w:rsidR="00E948D7">
        <w:rPr>
          <w:rFonts w:ascii="Times New Roman" w:eastAsia="宋体" w:hAnsi="Times New Roman" w:cs="Times New Roman" w:hint="eastAsia"/>
          <w:sz w:val="24"/>
          <w:szCs w:val="24"/>
        </w:rPr>
        <w:t>该免疫分析方法对抗塞卡病毒抗体的检测范围为</w:t>
      </w:r>
      <w:r w:rsidR="00E948D7" w:rsidRPr="00E948D7">
        <w:rPr>
          <w:rFonts w:ascii="Times New Roman" w:eastAsia="宋体" w:hAnsi="Times New Roman" w:cs="Times New Roman"/>
          <w:sz w:val="24"/>
          <w:szCs w:val="24"/>
        </w:rPr>
        <w:t>0.01</w:t>
      </w:r>
      <w:r w:rsidR="00E948D7">
        <w:rPr>
          <w:rFonts w:ascii="Times New Roman" w:eastAsia="宋体" w:hAnsi="Times New Roman" w:cs="Times New Roman"/>
          <w:sz w:val="24"/>
          <w:szCs w:val="24"/>
        </w:rPr>
        <w:t>-</w:t>
      </w:r>
      <w:r w:rsidR="00E948D7" w:rsidRPr="00E948D7">
        <w:rPr>
          <w:rFonts w:ascii="Times New Roman" w:eastAsia="宋体" w:hAnsi="Times New Roman" w:cs="Times New Roman"/>
          <w:sz w:val="24"/>
          <w:szCs w:val="24"/>
        </w:rPr>
        <w:t>9.80 × 10</w:t>
      </w:r>
      <w:r w:rsidR="00E948D7" w:rsidRPr="00E948D7">
        <w:rPr>
          <w:rFonts w:ascii="Times New Roman" w:eastAsia="宋体" w:hAnsi="Times New Roman" w:cs="Times New Roman"/>
          <w:sz w:val="24"/>
          <w:szCs w:val="24"/>
          <w:vertAlign w:val="superscript"/>
        </w:rPr>
        <w:t>5</w:t>
      </w:r>
      <w:r w:rsidR="00E948D7" w:rsidRPr="00E948D7">
        <w:rPr>
          <w:rFonts w:ascii="Times New Roman" w:eastAsia="宋体" w:hAnsi="Times New Roman" w:cs="Times New Roman"/>
          <w:sz w:val="24"/>
          <w:szCs w:val="24"/>
        </w:rPr>
        <w:t xml:space="preserve"> </w:t>
      </w:r>
      <w:proofErr w:type="spellStart"/>
      <w:r w:rsidR="00E948D7" w:rsidRPr="00E948D7">
        <w:rPr>
          <w:rFonts w:ascii="Times New Roman" w:eastAsia="宋体" w:hAnsi="Times New Roman" w:cs="Times New Roman"/>
          <w:sz w:val="24"/>
          <w:szCs w:val="24"/>
        </w:rPr>
        <w:t>pg</w:t>
      </w:r>
      <w:proofErr w:type="spellEnd"/>
      <w:r w:rsidR="00E948D7" w:rsidRPr="00E948D7">
        <w:rPr>
          <w:rFonts w:ascii="Times New Roman" w:eastAsia="宋体" w:hAnsi="Times New Roman" w:cs="Times New Roman"/>
          <w:sz w:val="24"/>
          <w:szCs w:val="24"/>
        </w:rPr>
        <w:t xml:space="preserve"> mL</w:t>
      </w:r>
      <w:r w:rsidR="00E948D7" w:rsidRPr="00E948D7">
        <w:rPr>
          <w:rFonts w:ascii="Times New Roman" w:eastAsia="宋体" w:hAnsi="Times New Roman" w:cs="Times New Roman"/>
          <w:sz w:val="24"/>
          <w:szCs w:val="24"/>
          <w:vertAlign w:val="superscript"/>
        </w:rPr>
        <w:t>−1</w:t>
      </w:r>
      <w:r w:rsidR="00E948D7">
        <w:rPr>
          <w:rFonts w:ascii="Times New Roman" w:eastAsia="宋体" w:hAnsi="Times New Roman" w:cs="Times New Roman" w:hint="eastAsia"/>
          <w:sz w:val="24"/>
          <w:szCs w:val="24"/>
        </w:rPr>
        <w:t>（</w:t>
      </w:r>
      <w:r w:rsidR="00E948D7" w:rsidRPr="00E948D7">
        <w:rPr>
          <w:rFonts w:ascii="Times New Roman" w:eastAsia="宋体" w:hAnsi="Times New Roman" w:cs="Times New Roman"/>
          <w:sz w:val="24"/>
          <w:szCs w:val="24"/>
        </w:rPr>
        <w:t>r</w:t>
      </w:r>
      <w:r w:rsidR="00E948D7" w:rsidRPr="00E948D7">
        <w:rPr>
          <w:rFonts w:ascii="Times New Roman" w:eastAsia="宋体" w:hAnsi="Times New Roman" w:cs="Times New Roman"/>
          <w:sz w:val="24"/>
          <w:szCs w:val="24"/>
          <w:vertAlign w:val="superscript"/>
        </w:rPr>
        <w:t>2</w:t>
      </w:r>
      <w:r w:rsidR="00E948D7" w:rsidRPr="00E948D7">
        <w:rPr>
          <w:rFonts w:ascii="Times New Roman" w:eastAsia="宋体" w:hAnsi="Times New Roman" w:cs="Times New Roman"/>
          <w:sz w:val="24"/>
          <w:szCs w:val="24"/>
        </w:rPr>
        <w:t xml:space="preserve"> = 0.982</w:t>
      </w:r>
      <w:r w:rsidR="00E948D7">
        <w:rPr>
          <w:rFonts w:ascii="Times New Roman" w:eastAsia="宋体" w:hAnsi="Times New Roman" w:cs="Times New Roman" w:hint="eastAsia"/>
          <w:sz w:val="24"/>
          <w:szCs w:val="24"/>
        </w:rPr>
        <w:t>）</w:t>
      </w:r>
      <w:r w:rsidR="00E948D7" w:rsidRPr="00E948D7">
        <w:rPr>
          <w:rFonts w:ascii="Times New Roman" w:eastAsia="宋体" w:hAnsi="Times New Roman" w:cs="Times New Roman"/>
          <w:sz w:val="24"/>
          <w:szCs w:val="24"/>
        </w:rPr>
        <w:t>，</w:t>
      </w:r>
      <w:r w:rsidR="00E948D7">
        <w:rPr>
          <w:rFonts w:ascii="Times New Roman" w:eastAsia="宋体" w:hAnsi="Times New Roman" w:cs="Times New Roman" w:hint="eastAsia"/>
          <w:sz w:val="24"/>
          <w:szCs w:val="24"/>
        </w:rPr>
        <w:t>检测限</w:t>
      </w:r>
      <w:r w:rsidR="00E948D7" w:rsidRPr="00E948D7">
        <w:rPr>
          <w:rFonts w:ascii="Times New Roman" w:eastAsia="宋体" w:hAnsi="Times New Roman" w:cs="Times New Roman"/>
          <w:sz w:val="24"/>
          <w:szCs w:val="24"/>
        </w:rPr>
        <w:t>为</w:t>
      </w:r>
      <w:r w:rsidR="00E948D7" w:rsidRPr="00E948D7">
        <w:rPr>
          <w:rFonts w:ascii="Times New Roman" w:eastAsia="宋体" w:hAnsi="Times New Roman" w:cs="Times New Roman"/>
          <w:sz w:val="24"/>
          <w:szCs w:val="24"/>
        </w:rPr>
        <w:t xml:space="preserve">0.48 </w:t>
      </w:r>
      <w:proofErr w:type="spellStart"/>
      <w:r w:rsidR="00E948D7" w:rsidRPr="00E948D7">
        <w:rPr>
          <w:rFonts w:ascii="Times New Roman" w:eastAsia="宋体" w:hAnsi="Times New Roman" w:cs="Times New Roman"/>
          <w:sz w:val="24"/>
          <w:szCs w:val="24"/>
        </w:rPr>
        <w:t>pg</w:t>
      </w:r>
      <w:proofErr w:type="spellEnd"/>
      <w:r w:rsidR="00E948D7" w:rsidRPr="00E948D7">
        <w:rPr>
          <w:rFonts w:ascii="Times New Roman" w:eastAsia="宋体" w:hAnsi="Times New Roman" w:cs="Times New Roman"/>
          <w:sz w:val="24"/>
          <w:szCs w:val="24"/>
        </w:rPr>
        <w:t xml:space="preserve"> mL</w:t>
      </w:r>
      <w:r w:rsidR="00E948D7" w:rsidRPr="00E948D7">
        <w:rPr>
          <w:rFonts w:ascii="Times New Roman" w:eastAsia="宋体" w:hAnsi="Times New Roman" w:cs="Times New Roman"/>
          <w:sz w:val="24"/>
          <w:szCs w:val="24"/>
          <w:vertAlign w:val="superscript"/>
        </w:rPr>
        <w:t>−1</w:t>
      </w:r>
      <w:r w:rsidR="00E948D7" w:rsidRPr="00E948D7">
        <w:rPr>
          <w:rFonts w:ascii="Times New Roman" w:eastAsia="宋体" w:hAnsi="Times New Roman" w:cs="Times New Roman"/>
          <w:sz w:val="24"/>
          <w:szCs w:val="24"/>
        </w:rPr>
        <w:t>。</w:t>
      </w:r>
      <w:r w:rsidR="00E948D7">
        <w:rPr>
          <w:rFonts w:ascii="Times New Roman" w:eastAsia="宋体" w:hAnsi="Times New Roman" w:cs="Times New Roman" w:hint="eastAsia"/>
          <w:sz w:val="24"/>
          <w:szCs w:val="24"/>
        </w:rPr>
        <w:t>此外，</w:t>
      </w:r>
      <w:r w:rsidR="00533A7E">
        <w:rPr>
          <w:rFonts w:ascii="Times New Roman" w:eastAsia="宋体" w:hAnsi="Times New Roman" w:cs="Times New Roman"/>
          <w:sz w:val="24"/>
          <w:szCs w:val="24"/>
        </w:rPr>
        <w:t>所提出的免疫分析法被证明对血清中</w:t>
      </w:r>
      <w:proofErr w:type="gramStart"/>
      <w:r w:rsidR="00533A7E">
        <w:rPr>
          <w:rFonts w:ascii="Times New Roman" w:eastAsia="宋体" w:hAnsi="Times New Roman" w:cs="Times New Roman"/>
          <w:sz w:val="24"/>
          <w:szCs w:val="24"/>
        </w:rPr>
        <w:t>抗寨卡病毒</w:t>
      </w:r>
      <w:proofErr w:type="gramEnd"/>
      <w:r w:rsidR="00533A7E">
        <w:rPr>
          <w:rFonts w:ascii="Times New Roman" w:eastAsia="宋体" w:hAnsi="Times New Roman" w:cs="Times New Roman"/>
          <w:sz w:val="24"/>
          <w:szCs w:val="24"/>
        </w:rPr>
        <w:t>抗体的检测非常有效</w:t>
      </w:r>
      <w:r w:rsidR="00533A7E">
        <w:rPr>
          <w:rFonts w:ascii="Times New Roman" w:eastAsia="宋体" w:hAnsi="Times New Roman" w:cs="Times New Roman" w:hint="eastAsia"/>
          <w:sz w:val="24"/>
          <w:szCs w:val="24"/>
        </w:rPr>
        <w:t>。</w:t>
      </w:r>
      <w:r w:rsidR="00310E8F">
        <w:rPr>
          <w:rFonts w:ascii="Times New Roman" w:eastAsia="宋体" w:hAnsi="Times New Roman" w:cs="Times New Roman" w:hint="eastAsia"/>
          <w:sz w:val="24"/>
          <w:szCs w:val="24"/>
        </w:rPr>
        <w:t>埃博拉病毒病是一种致命的流行病，致死率高达</w:t>
      </w:r>
      <w:r w:rsidR="00310E8F">
        <w:rPr>
          <w:rFonts w:ascii="Times New Roman" w:eastAsia="宋体" w:hAnsi="Times New Roman" w:cs="Times New Roman"/>
          <w:sz w:val="24"/>
          <w:szCs w:val="24"/>
        </w:rPr>
        <w:t>50%</w:t>
      </w:r>
      <w:r w:rsidR="00BF4651">
        <w:rPr>
          <w:rFonts w:ascii="Times New Roman" w:eastAsia="宋体" w:hAnsi="Times New Roman" w:cs="Times New Roman"/>
          <w:sz w:val="24"/>
          <w:szCs w:val="24"/>
        </w:rPr>
        <w:fldChar w:fldCharType="begin"/>
      </w:r>
      <w:r w:rsidR="007B3E63">
        <w:rPr>
          <w:rFonts w:ascii="Times New Roman" w:eastAsia="宋体" w:hAnsi="Times New Roman" w:cs="Times New Roman" w:hint="eastAsia"/>
          <w:sz w:val="24"/>
          <w:szCs w:val="24"/>
        </w:rPr>
        <w:instrText xml:space="preserve"> ADDIN EN.CITE &lt;EndNote&gt;&lt;Cite&gt;&lt;Author&gt;Abdul</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Rahman&lt;/Author&gt;&lt;Year&gt;2023&lt;/Year&gt;&lt;RecNum&gt;444&lt;/RecNum&gt;&lt;DisplayText&gt;[41]&lt;/DisplayText&gt;&lt;record&gt;&lt;rec-number&gt;444&lt;/rec-number&gt;&lt;foreign-keys&gt;&lt;key app="EN" db-id="wfpvea5w2st2f2e00x4pe9ah5s9sdtta05r5" timestamp="1695003887"&gt;444&lt;/key&gt;&lt;key app="ENWeb" db-id=""&gt;0&lt;/key&gt;&lt;/foreign-keys&gt;&lt;ref-type name="Journal Article"&gt;17&lt;/ref-type&gt;&lt;contributors&gt;&lt;authors&gt;&lt;author&gt;Abdul</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Rahman, Toufik&lt;/author&gt;&lt;author&gt;Lawal, Lukman&lt;/author&gt;&lt;author&gt;Meale, Emily&lt;/author&gt;&lt;author&gt;Ajetunmobi, Oyinbolaj</w:instrText>
      </w:r>
      <w:r w:rsidR="007B3E63">
        <w:rPr>
          <w:rFonts w:ascii="Times New Roman" w:eastAsia="宋体" w:hAnsi="Times New Roman" w:cs="Times New Roman"/>
          <w:sz w:val="24"/>
          <w:szCs w:val="24"/>
        </w:rPr>
        <w:instrText>i A.&lt;/author&gt;&lt;author&gt;Toluwalashe, Soyemi&lt;/author&gt;&lt;author&gt;Alao, Uthman Hassan&lt;/author&gt;&lt;author&gt;Ghosh, Shankhaneel&lt;/author&gt;&lt;author&gt;Garg, Neil&lt;/author&gt;&lt;author&gt;Aborode, Abdullahi Tunde&lt;/author&gt;&lt;author&gt;Wireko, Andrew Awuah&lt;/author&gt;&lt;author&gt;Mehta, Aashna&lt;/author&gt;&lt;author&gt;Sikora, Kateryna&lt;/author&gt;&lt;/authors&gt;&lt;/contributors&gt;&lt;titles&gt;&lt;title&gt;Inequitable access to Ebola vaccines and the resurgence of Ebola in Africa: A state of arts review&lt;/title&gt;&lt;secondary-title&gt;Journal of Medical Virology&lt;/secondary-title&gt;&lt;/titles&gt;&lt;periodical&gt;&lt;full-title&gt;Journal of Medical Virology&lt;/full-title&gt;&lt;/periodical&gt;&lt;volume&gt;95&lt;/volume&gt;&lt;number&gt;8&lt;/number&gt;&lt;dates&gt;&lt;year&gt;2023&lt;/year&gt;&lt;/dates&gt;&lt;isbn&gt;0146-6615&amp;#xD;1096-9071&lt;/isbn&gt;&lt;urls&gt;&lt;/urls&gt;&lt;electronic-resource-num&gt;10.1002/jmv.28986&lt;/electronic-resource-num&gt;&lt;/record&gt;&lt;/Cite&gt;&lt;/EndNote&gt;</w:instrText>
      </w:r>
      <w:r w:rsidR="00BF4651">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[41]</w:t>
      </w:r>
      <w:r w:rsidR="00BF4651">
        <w:rPr>
          <w:rFonts w:ascii="Times New Roman" w:eastAsia="宋体" w:hAnsi="Times New Roman" w:cs="Times New Roman"/>
          <w:sz w:val="24"/>
          <w:szCs w:val="24"/>
        </w:rPr>
        <w:fldChar w:fldCharType="end"/>
      </w:r>
      <w:r w:rsidR="00310E8F">
        <w:rPr>
          <w:rFonts w:ascii="Times New Roman" w:eastAsia="宋体" w:hAnsi="Times New Roman" w:cs="Times New Roman" w:hint="eastAsia"/>
          <w:sz w:val="24"/>
          <w:szCs w:val="24"/>
        </w:rPr>
        <w:t>。埃博拉病毒病是人畜共患疾病，其病原体是埃博拉病毒。埃博拉病毒除了可通过果</w:t>
      </w:r>
      <w:proofErr w:type="gramStart"/>
      <w:r w:rsidR="00310E8F">
        <w:rPr>
          <w:rFonts w:ascii="Times New Roman" w:eastAsia="宋体" w:hAnsi="Times New Roman" w:cs="Times New Roman" w:hint="eastAsia"/>
          <w:sz w:val="24"/>
          <w:szCs w:val="24"/>
        </w:rPr>
        <w:t>蝠</w:t>
      </w:r>
      <w:proofErr w:type="gramEnd"/>
      <w:r w:rsidR="00310E8F">
        <w:rPr>
          <w:rFonts w:ascii="Times New Roman" w:eastAsia="宋体" w:hAnsi="Times New Roman" w:cs="Times New Roman" w:hint="eastAsia"/>
          <w:sz w:val="24"/>
          <w:szCs w:val="24"/>
        </w:rPr>
        <w:t>和非人灵长类动物传播，还可以通过直接接触受感染的体液进行传播</w:t>
      </w:r>
      <w:r w:rsidR="00BF4651">
        <w:rPr>
          <w:rFonts w:ascii="Times New Roman" w:eastAsia="宋体" w:hAnsi="Times New Roman" w:cs="Times New Roman"/>
          <w:sz w:val="24"/>
          <w:szCs w:val="24"/>
        </w:rPr>
        <w:fldChar w:fldCharType="begin"/>
      </w:r>
      <w:r w:rsidR="007B3E63">
        <w:rPr>
          <w:rFonts w:ascii="Times New Roman" w:eastAsia="宋体" w:hAnsi="Times New Roman" w:cs="Times New Roman" w:hint="eastAsia"/>
          <w:sz w:val="24"/>
          <w:szCs w:val="24"/>
        </w:rPr>
        <w:instrText xml:space="preserve"> ADDIN EN.CITE &lt;EndNote&gt;&lt;Cite&gt;&lt;Author&gt;Abdul</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Rahman&lt;/Author&gt;&lt;Year&gt;2023&lt;/Year&gt;&lt;RecNum&gt;444&lt;/RecNum&gt;&lt;DisplayText&gt;[41]&lt;/DisplayText&gt;&lt;record&gt;&lt;rec-number&gt;444&lt;/rec-number&gt;&lt;foreign-keys&gt;&lt;key app="EN" db-id="wfpvea5w2st2f2e00x4pe9ah5s9sdtta05r5" timestamp="1695003887"&gt;444&lt;/key&gt;&lt;key app="ENWeb" db-id=""&gt;0&lt;/key&gt;&lt;/foreign-keys&gt;&lt;ref-type name="Journal Article"&gt;17&lt;/ref-type&gt;&lt;contributors&gt;&lt;authors&gt;&lt;author&gt;Abdul</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Rahman, Toufik&lt;/author&gt;&lt;author&gt;Lawal, Lukman&lt;/author&gt;&lt;author&gt;Meale, Emily&lt;/author&gt;&lt;author&gt;Ajetunmobi, Oyinbolaj</w:instrText>
      </w:r>
      <w:r w:rsidR="007B3E63">
        <w:rPr>
          <w:rFonts w:ascii="Times New Roman" w:eastAsia="宋体" w:hAnsi="Times New Roman" w:cs="Times New Roman"/>
          <w:sz w:val="24"/>
          <w:szCs w:val="24"/>
        </w:rPr>
        <w:instrText>i A.&lt;/author&gt;&lt;author&gt;Toluwalashe, Soyemi&lt;/author&gt;&lt;author&gt;Alao, Uthman Hassan&lt;/author&gt;&lt;author&gt;Ghosh, Shankhaneel&lt;/author&gt;&lt;author&gt;Garg, Neil&lt;/author&gt;&lt;author&gt;Aborode, Abdullahi Tunde&lt;/author&gt;&lt;author&gt;Wireko, Andrew Awuah&lt;/author&gt;&lt;author&gt;Mehta, Aashna&lt;/author&gt;&lt;author&gt;Sikora, Kateryna&lt;/author&gt;&lt;/authors&gt;&lt;/contributors&gt;&lt;titles&gt;&lt;title&gt;Inequitable access to Ebola vaccines and the resurgence of Ebola in Africa: A state of arts review&lt;/title&gt;&lt;secondary-title&gt;Journal of Medical Virology&lt;/secondary-title&gt;&lt;/titles&gt;&lt;periodical&gt;&lt;full-title&gt;Journal of Medical Virology&lt;/full-title&gt;&lt;/periodical&gt;&lt;volume&gt;95&lt;/volume&gt;&lt;number&gt;8&lt;/number&gt;&lt;dates&gt;&lt;year&gt;2023&lt;/year&gt;&lt;/dates&gt;&lt;isbn&gt;0146-6615&amp;#xD;1096-9071&lt;/isbn&gt;&lt;urls&gt;&lt;/urls&gt;&lt;electronic-resource-num&gt;10.1002/jmv.28986&lt;/electronic-resource-num&gt;&lt;/record&gt;&lt;/Cite&gt;&lt;/EndNote&gt;</w:instrText>
      </w:r>
      <w:r w:rsidR="00BF4651">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[41]</w:t>
      </w:r>
      <w:r w:rsidR="00BF4651">
        <w:rPr>
          <w:rFonts w:ascii="Times New Roman" w:eastAsia="宋体" w:hAnsi="Times New Roman" w:cs="Times New Roman"/>
          <w:sz w:val="24"/>
          <w:szCs w:val="24"/>
        </w:rPr>
        <w:fldChar w:fldCharType="end"/>
      </w:r>
      <w:r w:rsidR="00310E8F">
        <w:rPr>
          <w:rFonts w:ascii="Times New Roman" w:eastAsia="宋体" w:hAnsi="Times New Roman" w:cs="Times New Roman" w:hint="eastAsia"/>
          <w:sz w:val="24"/>
          <w:szCs w:val="24"/>
        </w:rPr>
        <w:t>。</w:t>
      </w:r>
      <w:r w:rsidR="00BF4651" w:rsidRPr="00BF4651">
        <w:rPr>
          <w:rFonts w:ascii="Times New Roman" w:eastAsia="宋体" w:hAnsi="Times New Roman" w:cs="Times New Roman" w:hint="eastAsia"/>
          <w:sz w:val="24"/>
          <w:szCs w:val="24"/>
        </w:rPr>
        <w:t>检测的</w:t>
      </w:r>
      <w:r w:rsidR="00BF4651">
        <w:rPr>
          <w:rFonts w:ascii="Times New Roman" w:eastAsia="宋体" w:hAnsi="Times New Roman" w:cs="Times New Roman" w:hint="eastAsia"/>
          <w:sz w:val="24"/>
          <w:szCs w:val="24"/>
        </w:rPr>
        <w:t>埃博拉病毒的</w:t>
      </w:r>
      <w:r w:rsidR="00BF4651" w:rsidRPr="00BF4651">
        <w:rPr>
          <w:rFonts w:ascii="Times New Roman" w:eastAsia="宋体" w:hAnsi="Times New Roman" w:cs="Times New Roman" w:hint="eastAsia"/>
          <w:sz w:val="24"/>
          <w:szCs w:val="24"/>
        </w:rPr>
        <w:t>可携带性对于有效的疾病管理显然是必要的。</w:t>
      </w:r>
      <w:r w:rsidR="00BF4651">
        <w:rPr>
          <w:rFonts w:ascii="Times New Roman" w:eastAsia="宋体" w:hAnsi="Times New Roman" w:cs="Times New Roman" w:hint="eastAsia"/>
          <w:sz w:val="24"/>
          <w:szCs w:val="24"/>
        </w:rPr>
        <w:t>Zhang</w:t>
      </w:r>
      <w:r w:rsidR="00BF4651">
        <w:rPr>
          <w:rFonts w:ascii="Times New Roman" w:eastAsia="宋体" w:hAnsi="Times New Roman" w:cs="Times New Roman" w:hint="eastAsia"/>
          <w:sz w:val="24"/>
          <w:szCs w:val="24"/>
        </w:rPr>
        <w:t>等</w:t>
      </w:r>
      <w:r w:rsidR="00BF4651">
        <w:rPr>
          <w:rFonts w:ascii="Times New Roman" w:eastAsia="宋体" w:hAnsi="Times New Roman" w:cs="Times New Roman"/>
          <w:sz w:val="24"/>
          <w:szCs w:val="24"/>
        </w:rPr>
        <w:fldChar w:fldCharType="begin"/>
      </w:r>
      <w:r w:rsidR="00FB3B20">
        <w:rPr>
          <w:rFonts w:ascii="Times New Roman" w:eastAsia="宋体" w:hAnsi="Times New Roman" w:cs="Times New Roman"/>
          <w:sz w:val="24"/>
          <w:szCs w:val="24"/>
        </w:rPr>
        <w:instrText xml:space="preserve"> ADDIN EN.CITE &lt;EndNote&gt;&lt;Cite&gt;&lt;Author&gt;Jin&lt;/Author&gt;&lt;Year&gt;2019&lt;/Year&gt;&lt;RecNum&gt;437&lt;/RecNum&gt;&lt;DisplayText&gt;[36]&lt;/DisplayText&gt;&lt;record&gt;&lt;rec-number&gt;437&lt;/rec-number&gt;&lt;foreign-keys&gt;&lt;key app="EN" db-id="wfpvea5w2st2f2e00x4pe9ah5s9sdtta05r5" timestamp="1694871403"&gt;437&lt;/key&gt;&lt;key app="ENWeb" db-id=""&gt;0&lt;/key&gt;&lt;/foreign-keys&gt;&lt;ref-type name="Journal Article"&gt;17&lt;/ref-type&gt;&lt;contributors&gt;&lt;authors&gt;&lt;author&gt;Jin, Xin&lt;/author&gt;&lt;author&gt;Zhang, Hong&lt;/author&gt;&lt;author&gt;Li, Yu-Tao&lt;/author&gt;&lt;author&gt;Xiao, Meng-Meng&lt;/author&gt;&lt;author&gt;Zhang, Zhi-Ling&lt;/author&gt;&lt;author&gt;Pang, Dai-Wen&lt;/author&gt;&lt;author&gt;Wong, Gary&lt;/author&gt;&lt;author&gt;Zhang, Zhi-Yong&lt;/author&gt;&lt;author&gt;Zhang, Guo-Jun&lt;/author&gt;&lt;/authors&gt;&lt;/contributors&gt;&lt;titles&gt;&lt;title&gt;A field effect transistor modified with reduced graphene oxide for immunodetection of Ebola virus&lt;/title&gt;&lt;secondary-title&gt;Microchimica Acta&lt;/secondary-title&gt;&lt;/titles&gt;&lt;periodical&gt;&lt;full-title&gt;Microchimica Acta&lt;/full-title&gt;&lt;/periodical&gt;&lt;pages&gt;223&lt;/pages&gt;&lt;volume&gt;186&lt;/volume&gt;&lt;number&gt;4&lt;/number&gt;&lt;dates&gt;&lt;year&gt;2019&lt;/year&gt;&lt;/dates&gt;&lt;isbn&gt;0026-3672&amp;#xD;1436-5073&lt;/isbn&gt;&lt;urls&gt;&lt;/urls&gt;&lt;electronic-resource-num&gt;10.1007/s00604-019-3256-5&lt;/electronic-resource-num&gt;&lt;/record&gt;&lt;/Cite&gt;&lt;/EndNote&gt;</w:instrText>
      </w:r>
      <w:r w:rsidR="00BF4651">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[36]</w:t>
      </w:r>
      <w:r w:rsidR="00BF4651">
        <w:rPr>
          <w:rFonts w:ascii="Times New Roman" w:eastAsia="宋体" w:hAnsi="Times New Roman" w:cs="Times New Roman"/>
          <w:sz w:val="24"/>
          <w:szCs w:val="24"/>
        </w:rPr>
        <w:fldChar w:fldCharType="end"/>
      </w:r>
      <w:r w:rsidR="005F1291">
        <w:rPr>
          <w:rFonts w:ascii="Times New Roman" w:eastAsia="宋体" w:hAnsi="Times New Roman" w:cs="Times New Roman" w:hint="eastAsia"/>
          <w:sz w:val="24"/>
          <w:szCs w:val="24"/>
        </w:rPr>
        <w:t>提出了一种使用还原氧化石墨烯（</w:t>
      </w:r>
      <w:r w:rsidR="005F1291">
        <w:rPr>
          <w:rFonts w:ascii="Times New Roman" w:eastAsia="宋体" w:hAnsi="Times New Roman" w:cs="Times New Roman" w:hint="eastAsia"/>
          <w:sz w:val="24"/>
          <w:szCs w:val="24"/>
        </w:rPr>
        <w:t>R</w:t>
      </w:r>
      <w:r w:rsidR="005F1291">
        <w:rPr>
          <w:rFonts w:ascii="Times New Roman" w:eastAsia="宋体" w:hAnsi="Times New Roman" w:cs="Times New Roman"/>
          <w:sz w:val="24"/>
          <w:szCs w:val="24"/>
        </w:rPr>
        <w:t>GO</w:t>
      </w:r>
      <w:r w:rsidR="005F1291">
        <w:rPr>
          <w:rFonts w:ascii="Times New Roman" w:eastAsia="宋体" w:hAnsi="Times New Roman" w:cs="Times New Roman" w:hint="eastAsia"/>
          <w:sz w:val="24"/>
          <w:szCs w:val="24"/>
        </w:rPr>
        <w:t>）修饰场效应晶体管（</w:t>
      </w:r>
      <w:r w:rsidR="005F1291">
        <w:rPr>
          <w:rFonts w:ascii="Times New Roman" w:eastAsia="宋体" w:hAnsi="Times New Roman" w:cs="Times New Roman" w:hint="eastAsia"/>
          <w:sz w:val="24"/>
          <w:szCs w:val="24"/>
        </w:rPr>
        <w:t>F</w:t>
      </w:r>
      <w:r w:rsidR="005F1291">
        <w:rPr>
          <w:rFonts w:ascii="Times New Roman" w:eastAsia="宋体" w:hAnsi="Times New Roman" w:cs="Times New Roman"/>
          <w:sz w:val="24"/>
          <w:szCs w:val="24"/>
        </w:rPr>
        <w:t>ET</w:t>
      </w:r>
      <w:r w:rsidR="005F1291">
        <w:rPr>
          <w:rFonts w:ascii="Times New Roman" w:eastAsia="宋体" w:hAnsi="Times New Roman" w:cs="Times New Roman" w:hint="eastAsia"/>
          <w:sz w:val="24"/>
          <w:szCs w:val="24"/>
        </w:rPr>
        <w:t>）直接检测灭活埃博拉病毒</w:t>
      </w:r>
      <w:r w:rsidR="004C38EA">
        <w:rPr>
          <w:rFonts w:ascii="Times New Roman" w:eastAsia="宋体" w:hAnsi="Times New Roman" w:cs="Times New Roman" w:hint="eastAsia"/>
          <w:sz w:val="24"/>
          <w:szCs w:val="24"/>
        </w:rPr>
        <w:t>（</w:t>
      </w:r>
      <w:r w:rsidR="004C38EA">
        <w:rPr>
          <w:rFonts w:ascii="Times New Roman" w:eastAsia="宋体" w:hAnsi="Times New Roman" w:cs="Times New Roman" w:hint="eastAsia"/>
          <w:sz w:val="24"/>
          <w:szCs w:val="24"/>
        </w:rPr>
        <w:t>E</w:t>
      </w:r>
      <w:r w:rsidR="004C38EA">
        <w:rPr>
          <w:rFonts w:ascii="Times New Roman" w:eastAsia="宋体" w:hAnsi="Times New Roman" w:cs="Times New Roman"/>
          <w:sz w:val="24"/>
          <w:szCs w:val="24"/>
        </w:rPr>
        <w:t>BOV</w:t>
      </w:r>
      <w:r w:rsidR="004C38EA">
        <w:rPr>
          <w:rFonts w:ascii="Times New Roman" w:eastAsia="宋体" w:hAnsi="Times New Roman" w:cs="Times New Roman" w:hint="eastAsia"/>
          <w:sz w:val="24"/>
          <w:szCs w:val="24"/>
        </w:rPr>
        <w:t>）</w:t>
      </w:r>
      <w:r w:rsidR="005F1291">
        <w:rPr>
          <w:rFonts w:ascii="Times New Roman" w:eastAsia="宋体" w:hAnsi="Times New Roman" w:cs="Times New Roman" w:hint="eastAsia"/>
          <w:sz w:val="24"/>
          <w:szCs w:val="24"/>
        </w:rPr>
        <w:t>的免疫方法。</w:t>
      </w:r>
      <w:r w:rsidR="004C38EA">
        <w:rPr>
          <w:rFonts w:ascii="Times New Roman" w:eastAsia="宋体" w:hAnsi="Times New Roman" w:cs="Times New Roman" w:hint="eastAsia"/>
          <w:sz w:val="24"/>
          <w:szCs w:val="24"/>
        </w:rPr>
        <w:t>F</w:t>
      </w:r>
      <w:r w:rsidR="004C38EA">
        <w:rPr>
          <w:rFonts w:ascii="Times New Roman" w:eastAsia="宋体" w:hAnsi="Times New Roman" w:cs="Times New Roman"/>
          <w:sz w:val="24"/>
          <w:szCs w:val="24"/>
        </w:rPr>
        <w:t>ET</w:t>
      </w:r>
      <w:r w:rsidR="004C38EA">
        <w:rPr>
          <w:rFonts w:ascii="Times New Roman" w:eastAsia="宋体" w:hAnsi="Times New Roman" w:cs="Times New Roman" w:hint="eastAsia"/>
          <w:sz w:val="24"/>
          <w:szCs w:val="24"/>
        </w:rPr>
        <w:t>表面使用</w:t>
      </w:r>
      <w:r w:rsidR="004C38EA">
        <w:rPr>
          <w:rFonts w:ascii="Times New Roman" w:eastAsia="宋体" w:hAnsi="Times New Roman" w:cs="Times New Roman" w:hint="eastAsia"/>
          <w:sz w:val="24"/>
          <w:szCs w:val="24"/>
        </w:rPr>
        <w:t>R</w:t>
      </w:r>
      <w:r w:rsidR="004C38EA">
        <w:rPr>
          <w:rFonts w:ascii="Times New Roman" w:eastAsia="宋体" w:hAnsi="Times New Roman" w:cs="Times New Roman"/>
          <w:sz w:val="24"/>
          <w:szCs w:val="24"/>
        </w:rPr>
        <w:t>GO</w:t>
      </w:r>
      <w:r w:rsidR="004C38EA">
        <w:rPr>
          <w:rFonts w:ascii="Times New Roman" w:eastAsia="宋体" w:hAnsi="Times New Roman" w:cs="Times New Roman" w:hint="eastAsia"/>
          <w:sz w:val="24"/>
          <w:szCs w:val="24"/>
        </w:rPr>
        <w:t>进行修饰，将抗</w:t>
      </w:r>
      <w:r w:rsidR="004C38EA">
        <w:rPr>
          <w:rFonts w:ascii="Times New Roman" w:eastAsia="宋体" w:hAnsi="Times New Roman" w:cs="Times New Roman" w:hint="eastAsia"/>
          <w:sz w:val="24"/>
          <w:szCs w:val="24"/>
        </w:rPr>
        <w:t>E</w:t>
      </w:r>
      <w:r w:rsidR="004C38EA">
        <w:rPr>
          <w:rFonts w:ascii="Times New Roman" w:eastAsia="宋体" w:hAnsi="Times New Roman" w:cs="Times New Roman"/>
          <w:sz w:val="24"/>
          <w:szCs w:val="24"/>
        </w:rPr>
        <w:t>BOV</w:t>
      </w:r>
      <w:r w:rsidR="004C38EA">
        <w:rPr>
          <w:rFonts w:ascii="Times New Roman" w:eastAsia="宋体" w:hAnsi="Times New Roman" w:cs="Times New Roman" w:hint="eastAsia"/>
          <w:sz w:val="24"/>
          <w:szCs w:val="24"/>
        </w:rPr>
        <w:t>糖蛋白的抗体固定在</w:t>
      </w:r>
      <w:r w:rsidR="004C38EA">
        <w:rPr>
          <w:rFonts w:ascii="Times New Roman" w:eastAsia="宋体" w:hAnsi="Times New Roman" w:cs="Times New Roman" w:hint="eastAsia"/>
          <w:sz w:val="24"/>
          <w:szCs w:val="24"/>
        </w:rPr>
        <w:t>F</w:t>
      </w:r>
      <w:r w:rsidR="004C38EA">
        <w:rPr>
          <w:rFonts w:ascii="Times New Roman" w:eastAsia="宋体" w:hAnsi="Times New Roman" w:cs="Times New Roman"/>
          <w:sz w:val="24"/>
          <w:szCs w:val="24"/>
        </w:rPr>
        <w:t>ET</w:t>
      </w:r>
      <w:r w:rsidR="004C38EA">
        <w:rPr>
          <w:rFonts w:ascii="Times New Roman" w:eastAsia="宋体" w:hAnsi="Times New Roman" w:cs="Times New Roman" w:hint="eastAsia"/>
          <w:sz w:val="24"/>
          <w:szCs w:val="24"/>
        </w:rPr>
        <w:t>芯片表面</w:t>
      </w:r>
      <w:r w:rsidR="00246804">
        <w:rPr>
          <w:rFonts w:ascii="Times New Roman" w:eastAsia="宋体" w:hAnsi="Times New Roman" w:cs="Times New Roman" w:hint="eastAsia"/>
          <w:sz w:val="24"/>
          <w:szCs w:val="24"/>
        </w:rPr>
        <w:t>，可以实现对</w:t>
      </w:r>
      <w:r w:rsidR="00246804">
        <w:rPr>
          <w:rFonts w:ascii="Times New Roman" w:eastAsia="宋体" w:hAnsi="Times New Roman" w:cs="Times New Roman" w:hint="eastAsia"/>
          <w:sz w:val="24"/>
          <w:szCs w:val="24"/>
        </w:rPr>
        <w:t>E</w:t>
      </w:r>
      <w:r w:rsidR="00246804">
        <w:rPr>
          <w:rFonts w:ascii="Times New Roman" w:eastAsia="宋体" w:hAnsi="Times New Roman" w:cs="Times New Roman"/>
          <w:sz w:val="24"/>
          <w:szCs w:val="24"/>
        </w:rPr>
        <w:t>BOV</w:t>
      </w:r>
      <w:r w:rsidR="00246804">
        <w:rPr>
          <w:rFonts w:ascii="Times New Roman" w:eastAsia="宋体" w:hAnsi="Times New Roman" w:cs="Times New Roman" w:hint="eastAsia"/>
          <w:sz w:val="24"/>
          <w:szCs w:val="24"/>
        </w:rPr>
        <w:t>的直接检测</w:t>
      </w:r>
      <w:r w:rsidR="00742796">
        <w:rPr>
          <w:rFonts w:ascii="Times New Roman" w:eastAsia="宋体" w:hAnsi="Times New Roman" w:cs="Times New Roman" w:hint="eastAsia"/>
          <w:sz w:val="24"/>
          <w:szCs w:val="24"/>
        </w:rPr>
        <w:t>（图</w:t>
      </w:r>
      <w:r w:rsidR="00742796">
        <w:rPr>
          <w:rFonts w:ascii="Times New Roman" w:eastAsia="宋体" w:hAnsi="Times New Roman" w:cs="Times New Roman" w:hint="eastAsia"/>
          <w:sz w:val="24"/>
          <w:szCs w:val="24"/>
        </w:rPr>
        <w:t>3a-b</w:t>
      </w:r>
      <w:r w:rsidR="00742796">
        <w:rPr>
          <w:rFonts w:ascii="Times New Roman" w:eastAsia="宋体" w:hAnsi="Times New Roman" w:cs="Times New Roman" w:hint="eastAsia"/>
          <w:sz w:val="24"/>
          <w:szCs w:val="24"/>
        </w:rPr>
        <w:t>）</w:t>
      </w:r>
      <w:r w:rsidR="004C38EA">
        <w:rPr>
          <w:rFonts w:ascii="Times New Roman" w:eastAsia="宋体" w:hAnsi="Times New Roman" w:cs="Times New Roman" w:hint="eastAsia"/>
          <w:sz w:val="24"/>
          <w:szCs w:val="24"/>
        </w:rPr>
        <w:t>。</w:t>
      </w:r>
      <w:r w:rsidR="00246804" w:rsidRPr="00246804">
        <w:rPr>
          <w:rFonts w:ascii="Times New Roman" w:eastAsia="宋体" w:hAnsi="Times New Roman" w:cs="Times New Roman"/>
          <w:sz w:val="24"/>
          <w:szCs w:val="24"/>
        </w:rPr>
        <w:t>EBOV</w:t>
      </w:r>
      <w:r w:rsidR="00246804" w:rsidRPr="00246804">
        <w:rPr>
          <w:rFonts w:ascii="Times New Roman" w:eastAsia="宋体" w:hAnsi="Times New Roman" w:cs="Times New Roman"/>
          <w:sz w:val="24"/>
          <w:szCs w:val="24"/>
        </w:rPr>
        <w:t>与抗体具有较高的结合亲和力</w:t>
      </w:r>
      <w:r w:rsidR="00246804">
        <w:rPr>
          <w:rFonts w:ascii="Times New Roman" w:eastAsia="宋体" w:hAnsi="Times New Roman" w:cs="Times New Roman" w:hint="eastAsia"/>
          <w:sz w:val="24"/>
          <w:szCs w:val="24"/>
        </w:rPr>
        <w:t>，</w:t>
      </w:r>
      <w:r w:rsidR="004C38EA">
        <w:rPr>
          <w:rFonts w:ascii="Times New Roman" w:eastAsia="宋体" w:hAnsi="Times New Roman" w:cs="Times New Roman" w:hint="eastAsia"/>
          <w:sz w:val="24"/>
          <w:szCs w:val="24"/>
        </w:rPr>
        <w:t>当</w:t>
      </w:r>
      <w:r w:rsidR="004C38EA">
        <w:rPr>
          <w:rFonts w:ascii="Times New Roman" w:eastAsia="宋体" w:hAnsi="Times New Roman" w:cs="Times New Roman" w:hint="eastAsia"/>
          <w:sz w:val="24"/>
          <w:szCs w:val="24"/>
        </w:rPr>
        <w:t>E</w:t>
      </w:r>
      <w:r w:rsidR="004C38EA">
        <w:rPr>
          <w:rFonts w:ascii="Times New Roman" w:eastAsia="宋体" w:hAnsi="Times New Roman" w:cs="Times New Roman"/>
          <w:sz w:val="24"/>
          <w:szCs w:val="24"/>
        </w:rPr>
        <w:t>BOV</w:t>
      </w:r>
      <w:r w:rsidR="004C38EA">
        <w:rPr>
          <w:rFonts w:ascii="Times New Roman" w:eastAsia="宋体" w:hAnsi="Times New Roman" w:cs="Times New Roman" w:hint="eastAsia"/>
          <w:sz w:val="24"/>
          <w:szCs w:val="24"/>
        </w:rPr>
        <w:t>与抗体结合后</w:t>
      </w:r>
      <w:r w:rsidR="004C38EA">
        <w:rPr>
          <w:rFonts w:ascii="Times New Roman" w:eastAsia="宋体" w:hAnsi="Times New Roman" w:cs="Times New Roman" w:hint="eastAsia"/>
          <w:sz w:val="24"/>
          <w:szCs w:val="24"/>
        </w:rPr>
        <w:t>F</w:t>
      </w:r>
      <w:r w:rsidR="004C38EA">
        <w:rPr>
          <w:rFonts w:ascii="Times New Roman" w:eastAsia="宋体" w:hAnsi="Times New Roman" w:cs="Times New Roman"/>
          <w:sz w:val="24"/>
          <w:szCs w:val="24"/>
        </w:rPr>
        <w:t>ET</w:t>
      </w:r>
      <w:r w:rsidR="004C38EA">
        <w:rPr>
          <w:rFonts w:ascii="Times New Roman" w:eastAsia="宋体" w:hAnsi="Times New Roman" w:cs="Times New Roman" w:hint="eastAsia"/>
          <w:sz w:val="24"/>
          <w:szCs w:val="24"/>
        </w:rPr>
        <w:t>芯片会发生电导的显著变化，而其他非特异性病毒导致的电导变化可以忽略不计。</w:t>
      </w:r>
      <w:r w:rsidR="00246804">
        <w:rPr>
          <w:rFonts w:ascii="Times New Roman" w:eastAsia="宋体" w:hAnsi="Times New Roman" w:cs="Times New Roman" w:hint="eastAsia"/>
          <w:sz w:val="24"/>
          <w:szCs w:val="24"/>
        </w:rPr>
        <w:t>F</w:t>
      </w:r>
      <w:r w:rsidR="00246804">
        <w:rPr>
          <w:rFonts w:ascii="Times New Roman" w:eastAsia="宋体" w:hAnsi="Times New Roman" w:cs="Times New Roman"/>
          <w:sz w:val="24"/>
          <w:szCs w:val="24"/>
        </w:rPr>
        <w:t>ET</w:t>
      </w:r>
      <w:r w:rsidR="00246804">
        <w:rPr>
          <w:rFonts w:ascii="Times New Roman" w:eastAsia="宋体" w:hAnsi="Times New Roman" w:cs="Times New Roman" w:hint="eastAsia"/>
          <w:sz w:val="24"/>
          <w:szCs w:val="24"/>
        </w:rPr>
        <w:t>芯片</w:t>
      </w:r>
      <w:r w:rsidR="00246804" w:rsidRPr="00246804">
        <w:rPr>
          <w:rFonts w:ascii="Times New Roman" w:eastAsia="宋体" w:hAnsi="Times New Roman" w:cs="Times New Roman" w:hint="eastAsia"/>
          <w:sz w:val="24"/>
          <w:szCs w:val="24"/>
        </w:rPr>
        <w:t>可在</w:t>
      </w:r>
      <w:r w:rsidR="00246804" w:rsidRPr="00246804">
        <w:rPr>
          <w:rFonts w:ascii="Times New Roman" w:eastAsia="宋体" w:hAnsi="Times New Roman" w:cs="Times New Roman"/>
          <w:sz w:val="24"/>
          <w:szCs w:val="24"/>
        </w:rPr>
        <w:t>2.4 × 10</w:t>
      </w:r>
      <w:r w:rsidR="00246804" w:rsidRPr="00246804">
        <w:rPr>
          <w:rFonts w:ascii="Times New Roman" w:eastAsia="宋体" w:hAnsi="Times New Roman" w:cs="Times New Roman"/>
          <w:sz w:val="24"/>
          <w:szCs w:val="24"/>
          <w:vertAlign w:val="superscript"/>
        </w:rPr>
        <w:t>−12</w:t>
      </w:r>
      <w:r w:rsidR="00246804">
        <w:rPr>
          <w:rFonts w:ascii="Times New Roman" w:eastAsia="宋体" w:hAnsi="Times New Roman" w:cs="Times New Roman"/>
          <w:sz w:val="24"/>
          <w:szCs w:val="24"/>
        </w:rPr>
        <w:t xml:space="preserve"> g </w:t>
      </w:r>
      <w:r w:rsidR="00246804" w:rsidRPr="00246804">
        <w:rPr>
          <w:rFonts w:ascii="Times New Roman" w:eastAsia="宋体" w:hAnsi="Times New Roman" w:cs="Times New Roman"/>
          <w:sz w:val="24"/>
          <w:szCs w:val="24"/>
        </w:rPr>
        <w:t>mL</w:t>
      </w:r>
      <w:r w:rsidR="00246804" w:rsidRPr="00246804">
        <w:rPr>
          <w:rFonts w:ascii="Times New Roman" w:eastAsia="宋体" w:hAnsi="Times New Roman" w:cs="Times New Roman"/>
          <w:sz w:val="24"/>
          <w:szCs w:val="24"/>
          <w:vertAlign w:val="superscript"/>
        </w:rPr>
        <w:t>−1</w:t>
      </w:r>
      <w:r w:rsidR="00246804">
        <w:rPr>
          <w:rFonts w:ascii="Times New Roman" w:eastAsia="宋体" w:hAnsi="Times New Roman" w:cs="Times New Roman"/>
          <w:sz w:val="24"/>
          <w:szCs w:val="24"/>
        </w:rPr>
        <w:t>-</w:t>
      </w:r>
      <w:r w:rsidR="00246804" w:rsidRPr="00246804">
        <w:rPr>
          <w:rFonts w:ascii="Times New Roman" w:eastAsia="宋体" w:hAnsi="Times New Roman" w:cs="Times New Roman"/>
          <w:sz w:val="24"/>
          <w:szCs w:val="24"/>
        </w:rPr>
        <w:t>1.2 × 10</w:t>
      </w:r>
      <w:r w:rsidR="00246804" w:rsidRPr="00246804">
        <w:rPr>
          <w:rFonts w:ascii="Times New Roman" w:eastAsia="宋体" w:hAnsi="Times New Roman" w:cs="Times New Roman"/>
          <w:sz w:val="24"/>
          <w:szCs w:val="24"/>
          <w:vertAlign w:val="superscript"/>
        </w:rPr>
        <w:t>−7</w:t>
      </w:r>
      <w:r w:rsidR="00246804">
        <w:rPr>
          <w:rFonts w:ascii="Times New Roman" w:eastAsia="宋体" w:hAnsi="Times New Roman" w:cs="Times New Roman"/>
          <w:sz w:val="24"/>
          <w:szCs w:val="24"/>
        </w:rPr>
        <w:t xml:space="preserve"> g </w:t>
      </w:r>
      <w:r w:rsidR="00246804" w:rsidRPr="00246804">
        <w:rPr>
          <w:rFonts w:ascii="Times New Roman" w:eastAsia="宋体" w:hAnsi="Times New Roman" w:cs="Times New Roman"/>
          <w:sz w:val="24"/>
          <w:szCs w:val="24"/>
        </w:rPr>
        <w:t>mL</w:t>
      </w:r>
      <w:r w:rsidR="00246804" w:rsidRPr="00246804">
        <w:rPr>
          <w:rFonts w:ascii="Times New Roman" w:eastAsia="宋体" w:hAnsi="Times New Roman" w:cs="Times New Roman"/>
          <w:sz w:val="24"/>
          <w:szCs w:val="24"/>
          <w:vertAlign w:val="superscript"/>
        </w:rPr>
        <w:t>−1</w:t>
      </w:r>
      <w:r w:rsidR="00246804" w:rsidRPr="00246804">
        <w:rPr>
          <w:rFonts w:ascii="Times New Roman" w:eastAsia="宋体" w:hAnsi="Times New Roman" w:cs="Times New Roman"/>
          <w:sz w:val="24"/>
          <w:szCs w:val="24"/>
        </w:rPr>
        <w:t>的浓度范围内检测出</w:t>
      </w:r>
      <w:r w:rsidR="00246804" w:rsidRPr="00246804">
        <w:rPr>
          <w:rFonts w:ascii="Times New Roman" w:eastAsia="宋体" w:hAnsi="Times New Roman" w:cs="Times New Roman"/>
          <w:sz w:val="24"/>
          <w:szCs w:val="24"/>
        </w:rPr>
        <w:t>EBOV</w:t>
      </w:r>
      <w:r w:rsidR="00246804" w:rsidRPr="00246804">
        <w:rPr>
          <w:rFonts w:ascii="Times New Roman" w:eastAsia="宋体" w:hAnsi="Times New Roman" w:cs="Times New Roman"/>
          <w:sz w:val="24"/>
          <w:szCs w:val="24"/>
        </w:rPr>
        <w:t>，</w:t>
      </w:r>
      <w:r w:rsidR="00246804">
        <w:rPr>
          <w:rFonts w:ascii="Times New Roman" w:eastAsia="宋体" w:hAnsi="Times New Roman" w:cs="Times New Roman" w:hint="eastAsia"/>
          <w:sz w:val="24"/>
          <w:szCs w:val="24"/>
        </w:rPr>
        <w:t>检测限</w:t>
      </w:r>
      <w:r w:rsidR="00246804" w:rsidRPr="00246804">
        <w:rPr>
          <w:rFonts w:ascii="Times New Roman" w:eastAsia="宋体" w:hAnsi="Times New Roman" w:cs="Times New Roman"/>
          <w:sz w:val="24"/>
          <w:szCs w:val="24"/>
        </w:rPr>
        <w:t>低至</w:t>
      </w:r>
      <w:r w:rsidR="00246804">
        <w:rPr>
          <w:rFonts w:ascii="Times New Roman" w:eastAsia="宋体" w:hAnsi="Times New Roman" w:cs="Times New Roman"/>
          <w:sz w:val="24"/>
          <w:szCs w:val="24"/>
        </w:rPr>
        <w:t xml:space="preserve">2.4 </w:t>
      </w:r>
      <w:proofErr w:type="spellStart"/>
      <w:r w:rsidR="00246804">
        <w:rPr>
          <w:rFonts w:ascii="Times New Roman" w:eastAsia="宋体" w:hAnsi="Times New Roman" w:cs="Times New Roman"/>
          <w:sz w:val="24"/>
          <w:szCs w:val="24"/>
        </w:rPr>
        <w:t>pg</w:t>
      </w:r>
      <w:proofErr w:type="spellEnd"/>
      <w:r w:rsidR="00246804">
        <w:rPr>
          <w:rFonts w:ascii="Times New Roman" w:eastAsia="宋体" w:hAnsi="Times New Roman" w:cs="Times New Roman"/>
          <w:sz w:val="24"/>
          <w:szCs w:val="24"/>
        </w:rPr>
        <w:t xml:space="preserve"> </w:t>
      </w:r>
      <w:r w:rsidR="00246804" w:rsidRPr="00246804">
        <w:rPr>
          <w:rFonts w:ascii="Times New Roman" w:eastAsia="宋体" w:hAnsi="Times New Roman" w:cs="Times New Roman"/>
          <w:sz w:val="24"/>
          <w:szCs w:val="24"/>
        </w:rPr>
        <w:t>mL</w:t>
      </w:r>
      <w:r w:rsidR="00246804" w:rsidRPr="00246804">
        <w:rPr>
          <w:rFonts w:ascii="Times New Roman" w:eastAsia="宋体" w:hAnsi="Times New Roman" w:cs="Times New Roman"/>
          <w:sz w:val="24"/>
          <w:szCs w:val="24"/>
          <w:vertAlign w:val="superscript"/>
        </w:rPr>
        <w:t>−1</w:t>
      </w:r>
      <w:r w:rsidR="00246804" w:rsidRPr="00246804">
        <w:rPr>
          <w:rFonts w:ascii="Times New Roman" w:eastAsia="宋体" w:hAnsi="Times New Roman" w:cs="Times New Roman"/>
          <w:sz w:val="24"/>
          <w:szCs w:val="24"/>
        </w:rPr>
        <w:t>。</w:t>
      </w:r>
    </w:p>
    <w:p w:rsid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5274310" cy="4857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jpg"/>
                    <pic:cNvPicPr/>
                  </pic:nvPicPr>
                  <pic:blipFill>
                    <a:blip r:embed="rId7">
                      <a:extLst>
                        <a:ext uri="{28A0092B-C50C-407E-A947-70E740481C1C}">
                          <a14:useLocalDpi xmlns:a14="http://schemas.microsoft.com/office/drawing/2010/main" val="0"/>
                        </a:ext>
                      </a:extLst>
                    </a:blip>
                    <a:stretch>
                      <a:fillRect/>
                    </a:stretch>
                  </pic:blipFill>
                  <pic:spPr>
                    <a:xfrm>
                      <a:off x="0" y="0"/>
                      <a:ext cx="5274310" cy="4857750"/>
                    </a:xfrm>
                    <a:prstGeom prst="rect">
                      <a:avLst/>
                    </a:prstGeom>
                  </pic:spPr>
                </pic:pic>
              </a:graphicData>
            </a:graphic>
          </wp:inline>
        </w:drawing>
      </w:r>
    </w:p>
    <w:p w:rsidR="005B5D1B" w:rsidRP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sidRPr="005B5D1B">
        <w:rPr>
          <w:rFonts w:ascii="Times New Roman" w:eastAsia="宋体" w:hAnsi="Times New Roman" w:cs="Times New Roman" w:hint="eastAsia"/>
          <w:sz w:val="24"/>
          <w:szCs w:val="24"/>
        </w:rPr>
        <w:t>（</w:t>
      </w:r>
      <w:r w:rsidRPr="005B5D1B">
        <w:rPr>
          <w:rFonts w:ascii="Times New Roman" w:eastAsia="宋体" w:hAnsi="Times New Roman" w:cs="Times New Roman"/>
          <w:sz w:val="24"/>
          <w:szCs w:val="24"/>
        </w:rPr>
        <w:t>a-b</w:t>
      </w:r>
      <w:r w:rsidRPr="005B5D1B">
        <w:rPr>
          <w:rFonts w:ascii="Times New Roman" w:eastAsia="宋体" w:hAnsi="Times New Roman" w:cs="Times New Roman"/>
          <w:sz w:val="24"/>
          <w:szCs w:val="24"/>
        </w:rPr>
        <w:t>）还原氧化石墨烯</w:t>
      </w:r>
      <w:r w:rsidRPr="005B5D1B">
        <w:rPr>
          <w:rFonts w:ascii="Times New Roman" w:eastAsia="宋体" w:hAnsi="Times New Roman" w:cs="Times New Roman"/>
          <w:sz w:val="24"/>
          <w:szCs w:val="24"/>
        </w:rPr>
        <w:t>(RGO)</w:t>
      </w:r>
      <w:r w:rsidRPr="005B5D1B">
        <w:rPr>
          <w:rFonts w:ascii="Times New Roman" w:eastAsia="宋体" w:hAnsi="Times New Roman" w:cs="Times New Roman"/>
          <w:sz w:val="24"/>
          <w:szCs w:val="24"/>
        </w:rPr>
        <w:t>基场效应晶体管</w:t>
      </w:r>
      <w:r w:rsidRPr="005B5D1B">
        <w:rPr>
          <w:rFonts w:ascii="Times New Roman" w:eastAsia="宋体" w:hAnsi="Times New Roman" w:cs="Times New Roman"/>
          <w:sz w:val="24"/>
          <w:szCs w:val="24"/>
        </w:rPr>
        <w:t>(FET)</w:t>
      </w:r>
      <w:r w:rsidRPr="005B5D1B">
        <w:rPr>
          <w:rFonts w:ascii="Times New Roman" w:eastAsia="宋体" w:hAnsi="Times New Roman" w:cs="Times New Roman"/>
          <w:sz w:val="24"/>
          <w:szCs w:val="24"/>
        </w:rPr>
        <w:t>检测埃博拉病毒</w:t>
      </w:r>
      <w:r w:rsidRPr="005B5D1B">
        <w:rPr>
          <w:rFonts w:ascii="Times New Roman" w:eastAsia="宋体" w:hAnsi="Times New Roman" w:cs="Times New Roman"/>
          <w:sz w:val="24"/>
          <w:szCs w:val="24"/>
        </w:rPr>
        <w:t xml:space="preserve">(EBOV) </w:t>
      </w:r>
      <w:r w:rsidR="00364BF4">
        <w:rPr>
          <w:rFonts w:ascii="Times New Roman" w:eastAsia="宋体" w:hAnsi="Times New Roman" w:cs="Times New Roman"/>
          <w:sz w:val="24"/>
          <w:szCs w:val="24"/>
        </w:rPr>
        <w:t>示意图</w:t>
      </w:r>
      <w:r w:rsidR="00364BF4">
        <w:rPr>
          <w:rFonts w:ascii="Times New Roman" w:eastAsia="宋体" w:hAnsi="Times New Roman" w:cs="Times New Roman" w:hint="eastAsia"/>
          <w:sz w:val="24"/>
          <w:szCs w:val="24"/>
        </w:rPr>
        <w:t>。</w:t>
      </w:r>
      <w:r w:rsidR="00364BF4">
        <w:rPr>
          <w:rFonts w:ascii="Times New Roman" w:eastAsia="宋体" w:hAnsi="Times New Roman" w:cs="Times New Roman"/>
          <w:sz w:val="24"/>
          <w:szCs w:val="24"/>
        </w:rPr>
        <w:fldChar w:fldCharType="begin"/>
      </w:r>
      <w:r w:rsidR="00FB3B20">
        <w:rPr>
          <w:rFonts w:ascii="Times New Roman" w:eastAsia="宋体" w:hAnsi="Times New Roman" w:cs="Times New Roman"/>
          <w:sz w:val="24"/>
          <w:szCs w:val="24"/>
        </w:rPr>
        <w:instrText xml:space="preserve"> ADDIN EN.CITE &lt;EndNote&gt;&lt;Cite&gt;&lt;Author&gt;Jin&lt;/Author&gt;&lt;Year&gt;2019&lt;/Year&gt;&lt;RecNum&gt;437&lt;/RecNum&gt;&lt;DisplayText&gt;[36]&lt;/DisplayText&gt;&lt;record&gt;&lt;rec-number&gt;437&lt;/rec-number&gt;&lt;foreign-keys&gt;&lt;key app="EN" db-id="wfpvea5w2st2f2e00x4pe9ah5s9sdtta05r5" timestamp="1694871403"&gt;437&lt;/key&gt;&lt;key app="ENWeb" db-id=""&gt;0&lt;/key&gt;&lt;/foreign-keys&gt;&lt;ref-type name="Journal Article"&gt;17&lt;/ref-type&gt;&lt;contributors&gt;&lt;authors&gt;&lt;author&gt;Jin, Xin&lt;/author&gt;&lt;author&gt;Zhang, Hong&lt;/author&gt;&lt;author&gt;Li, Yu-Tao&lt;/author&gt;&lt;author&gt;Xiao, Meng-Meng&lt;/author&gt;&lt;author&gt;Zhang, Zhi-Ling&lt;/author&gt;&lt;author&gt;Pang, Dai-Wen&lt;/author&gt;&lt;author&gt;Wong, Gary&lt;/author&gt;&lt;author&gt;Zhang, Zhi-Yong&lt;/author&gt;&lt;author&gt;Zhang, Guo-Jun&lt;/author&gt;&lt;/authors&gt;&lt;/contributors&gt;&lt;titles&gt;&lt;title&gt;A field effect transistor modified with reduced graphene oxide for immunodetection of Ebola virus&lt;/title&gt;&lt;secondary-title&gt;Microchimica Acta&lt;/secondary-title&gt;&lt;/titles&gt;&lt;periodical&gt;&lt;full-title&gt;Microchimica Acta&lt;/full-title&gt;&lt;/periodical&gt;&lt;pages&gt;223&lt;/pages&gt;&lt;volume&gt;186&lt;/volume&gt;&lt;number&gt;4&lt;/number&gt;&lt;dates&gt;&lt;year&gt;2019&lt;/year&gt;&lt;/dates&gt;&lt;isbn&gt;0026-3672&amp;#xD;1436-5073&lt;/isbn&gt;&lt;urls&gt;&lt;/urls&gt;&lt;electronic-resource-num&gt;10.1007/s00604-019-3256-5&lt;/electronic-resource-num&gt;&lt;/record&gt;&lt;/Cite&gt;&lt;/EndNote&gt;</w:instrText>
      </w:r>
      <w:r w:rsidR="00364BF4">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[36]</w:t>
      </w:r>
      <w:r w:rsidR="00364BF4">
        <w:rPr>
          <w:rFonts w:ascii="Times New Roman" w:eastAsia="宋体" w:hAnsi="Times New Roman" w:cs="Times New Roman"/>
          <w:sz w:val="24"/>
          <w:szCs w:val="24"/>
        </w:rPr>
        <w:fldChar w:fldCharType="end"/>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c</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CQDs</w:t>
      </w:r>
      <w:r w:rsidRPr="005B5D1B">
        <w:rPr>
          <w:rFonts w:ascii="Times New Roman" w:eastAsia="宋体" w:hAnsi="Times New Roman" w:cs="Times New Roman"/>
          <w:sz w:val="24"/>
          <w:szCs w:val="24"/>
        </w:rPr>
        <w:t>修饰电极作为</w:t>
      </w:r>
      <w:r w:rsidRPr="005B5D1B">
        <w:rPr>
          <w:rFonts w:ascii="Times New Roman" w:eastAsia="宋体" w:hAnsi="Times New Roman" w:cs="Times New Roman"/>
          <w:sz w:val="24"/>
          <w:szCs w:val="24"/>
        </w:rPr>
        <w:t>SARS-CoV-2</w:t>
      </w:r>
      <w:r w:rsidRPr="005B5D1B">
        <w:rPr>
          <w:rFonts w:ascii="Times New Roman" w:eastAsia="宋体" w:hAnsi="Times New Roman" w:cs="Times New Roman"/>
          <w:sz w:val="24"/>
          <w:szCs w:val="24"/>
        </w:rPr>
        <w:t>蛋白生物传感器示意图，</w:t>
      </w:r>
      <w:proofErr w:type="gramStart"/>
      <w:r w:rsidRPr="005B5D1B">
        <w:rPr>
          <w:rFonts w:ascii="Times New Roman" w:eastAsia="宋体" w:hAnsi="Times New Roman" w:cs="Times New Roman"/>
          <w:sz w:val="24"/>
          <w:szCs w:val="24"/>
        </w:rPr>
        <w:t>裸金电极</w:t>
      </w:r>
      <w:proofErr w:type="gramEnd"/>
      <w:r w:rsidRPr="005B5D1B">
        <w:rPr>
          <w:rFonts w:ascii="Times New Roman" w:eastAsia="宋体" w:hAnsi="Times New Roman" w:cs="Times New Roman"/>
          <w:sz w:val="24"/>
          <w:szCs w:val="24"/>
        </w:rPr>
        <w:t>(Au)</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Au/CQDs</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Au/CQDs/</w:t>
      </w:r>
      <w:r w:rsidRPr="005B5D1B">
        <w:rPr>
          <w:rFonts w:ascii="Times New Roman" w:eastAsia="宋体" w:hAnsi="Times New Roman" w:cs="Times New Roman"/>
          <w:sz w:val="24"/>
          <w:szCs w:val="24"/>
        </w:rPr>
        <w:t>抗原和</w:t>
      </w:r>
      <w:r w:rsidRPr="005B5D1B">
        <w:rPr>
          <w:rFonts w:ascii="Times New Roman" w:eastAsia="宋体" w:hAnsi="Times New Roman" w:cs="Times New Roman"/>
          <w:sz w:val="24"/>
          <w:szCs w:val="24"/>
        </w:rPr>
        <w:t>Au/CQDs/</w:t>
      </w:r>
      <w:r w:rsidRPr="005B5D1B">
        <w:rPr>
          <w:rFonts w:ascii="Times New Roman" w:eastAsia="宋体" w:hAnsi="Times New Roman" w:cs="Times New Roman"/>
          <w:sz w:val="24"/>
          <w:szCs w:val="24"/>
        </w:rPr>
        <w:t>抗原</w:t>
      </w:r>
      <w:r w:rsidRPr="005B5D1B">
        <w:rPr>
          <w:rFonts w:ascii="Times New Roman" w:eastAsia="宋体" w:hAnsi="Times New Roman" w:cs="Times New Roman"/>
          <w:sz w:val="24"/>
          <w:szCs w:val="24"/>
        </w:rPr>
        <w:t>/BSA</w:t>
      </w:r>
      <w:r w:rsidRPr="005B5D1B">
        <w:rPr>
          <w:rFonts w:ascii="Times New Roman" w:eastAsia="宋体" w:hAnsi="Times New Roman" w:cs="Times New Roman"/>
          <w:sz w:val="24"/>
          <w:szCs w:val="24"/>
        </w:rPr>
        <w:t>在含有</w:t>
      </w:r>
      <w:r w:rsidRPr="005B5D1B">
        <w:rPr>
          <w:rFonts w:ascii="Times New Roman" w:eastAsia="宋体" w:hAnsi="Times New Roman" w:cs="Times New Roman"/>
          <w:sz w:val="24"/>
          <w:szCs w:val="24"/>
        </w:rPr>
        <w:t>5 mM [Fe(CN)</w:t>
      </w:r>
      <w:r w:rsidRPr="00FB3B20">
        <w:rPr>
          <w:rFonts w:ascii="Times New Roman" w:eastAsia="宋体" w:hAnsi="Times New Roman" w:cs="Times New Roman"/>
          <w:sz w:val="24"/>
          <w:szCs w:val="24"/>
          <w:vertAlign w:val="subscript"/>
        </w:rPr>
        <w:t>6</w:t>
      </w:r>
      <w:r w:rsidRPr="005B5D1B">
        <w:rPr>
          <w:rFonts w:ascii="Times New Roman" w:eastAsia="宋体" w:hAnsi="Times New Roman" w:cs="Times New Roman"/>
          <w:sz w:val="24"/>
          <w:szCs w:val="24"/>
        </w:rPr>
        <w:t>]</w:t>
      </w:r>
      <w:r w:rsidRPr="00FB3B20">
        <w:rPr>
          <w:rFonts w:ascii="Times New Roman" w:eastAsia="宋体" w:hAnsi="Times New Roman" w:cs="Times New Roman"/>
          <w:sz w:val="24"/>
          <w:szCs w:val="24"/>
          <w:vertAlign w:val="superscript"/>
        </w:rPr>
        <w:t>3−/4−</w:t>
      </w:r>
      <w:r w:rsidRPr="005B5D1B">
        <w:rPr>
          <w:rFonts w:ascii="Times New Roman" w:eastAsia="宋体" w:hAnsi="Times New Roman" w:cs="Times New Roman"/>
          <w:sz w:val="24"/>
          <w:szCs w:val="24"/>
        </w:rPr>
        <w:t>和</w:t>
      </w:r>
      <w:r w:rsidRPr="005B5D1B">
        <w:rPr>
          <w:rFonts w:ascii="Times New Roman" w:eastAsia="宋体" w:hAnsi="Times New Roman" w:cs="Times New Roman"/>
          <w:sz w:val="24"/>
          <w:szCs w:val="24"/>
        </w:rPr>
        <w:t xml:space="preserve">0.5 M </w:t>
      </w:r>
      <w:proofErr w:type="spellStart"/>
      <w:r w:rsidRPr="005B5D1B">
        <w:rPr>
          <w:rFonts w:ascii="Times New Roman" w:eastAsia="宋体" w:hAnsi="Times New Roman" w:cs="Times New Roman"/>
          <w:sz w:val="24"/>
          <w:szCs w:val="24"/>
        </w:rPr>
        <w:t>KCl</w:t>
      </w:r>
      <w:proofErr w:type="spellEnd"/>
      <w:r w:rsidRPr="005B5D1B">
        <w:rPr>
          <w:rFonts w:ascii="Times New Roman" w:eastAsia="宋体" w:hAnsi="Times New Roman" w:cs="Times New Roman"/>
          <w:sz w:val="24"/>
          <w:szCs w:val="24"/>
        </w:rPr>
        <w:t>作为氧化还原介质的</w:t>
      </w:r>
      <w:r w:rsidRPr="005B5D1B">
        <w:rPr>
          <w:rFonts w:ascii="Times New Roman" w:eastAsia="宋体" w:hAnsi="Times New Roman" w:cs="Times New Roman"/>
          <w:sz w:val="24"/>
          <w:szCs w:val="24"/>
        </w:rPr>
        <w:t>1 × PBS</w:t>
      </w:r>
      <w:r w:rsidRPr="005B5D1B">
        <w:rPr>
          <w:rFonts w:ascii="Times New Roman" w:eastAsia="宋体" w:hAnsi="Times New Roman" w:cs="Times New Roman"/>
          <w:sz w:val="24"/>
          <w:szCs w:val="24"/>
        </w:rPr>
        <w:t>存在下的（</w:t>
      </w:r>
      <w:r w:rsidRPr="005B5D1B">
        <w:rPr>
          <w:rFonts w:ascii="Times New Roman" w:eastAsia="宋体" w:hAnsi="Times New Roman" w:cs="Times New Roman"/>
          <w:sz w:val="24"/>
          <w:szCs w:val="24"/>
        </w:rPr>
        <w:t>d</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CV</w:t>
      </w:r>
      <w:r w:rsidRPr="005B5D1B">
        <w:rPr>
          <w:rFonts w:ascii="Times New Roman" w:eastAsia="宋体" w:hAnsi="Times New Roman" w:cs="Times New Roman"/>
          <w:sz w:val="24"/>
          <w:szCs w:val="24"/>
        </w:rPr>
        <w:t>和（</w:t>
      </w:r>
      <w:r w:rsidRPr="005B5D1B">
        <w:rPr>
          <w:rFonts w:ascii="Times New Roman" w:eastAsia="宋体" w:hAnsi="Times New Roman" w:cs="Times New Roman"/>
          <w:sz w:val="24"/>
          <w:szCs w:val="24"/>
        </w:rPr>
        <w:t>e</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DPV</w:t>
      </w:r>
      <w:r w:rsidRPr="005B5D1B">
        <w:rPr>
          <w:rFonts w:ascii="Times New Roman" w:eastAsia="宋体" w:hAnsi="Times New Roman" w:cs="Times New Roman"/>
          <w:sz w:val="24"/>
          <w:szCs w:val="24"/>
        </w:rPr>
        <w:t>表征，（</w:t>
      </w:r>
      <w:r w:rsidRPr="005B5D1B">
        <w:rPr>
          <w:rFonts w:ascii="Times New Roman" w:eastAsia="宋体" w:hAnsi="Times New Roman" w:cs="Times New Roman"/>
          <w:sz w:val="24"/>
          <w:szCs w:val="24"/>
        </w:rPr>
        <w:t>f</w:t>
      </w:r>
      <w:r w:rsidRPr="005B5D1B">
        <w:rPr>
          <w:rFonts w:ascii="Times New Roman" w:eastAsia="宋体" w:hAnsi="Times New Roman" w:cs="Times New Roman"/>
          <w:sz w:val="24"/>
          <w:szCs w:val="24"/>
        </w:rPr>
        <w:t>）重组抗体浓度依赖性响应曲线采用线性拟合，（</w:t>
      </w:r>
      <w:r w:rsidRPr="005B5D1B">
        <w:rPr>
          <w:rFonts w:ascii="Times New Roman" w:eastAsia="宋体" w:hAnsi="Times New Roman" w:cs="Times New Roman"/>
          <w:sz w:val="24"/>
          <w:szCs w:val="24"/>
        </w:rPr>
        <w:t>g</w:t>
      </w:r>
      <w:r w:rsidRPr="005B5D1B">
        <w:rPr>
          <w:rFonts w:ascii="Times New Roman" w:eastAsia="宋体" w:hAnsi="Times New Roman" w:cs="Times New Roman"/>
          <w:sz w:val="24"/>
          <w:szCs w:val="24"/>
        </w:rPr>
        <w:t>）手持式测试系统样机的测试过程。</w:t>
      </w:r>
      <w:r w:rsidR="00364BF4">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&lt;EndNote&gt;&lt;Cite&gt;&lt;Author&gt;Zhao&lt;/Author&gt;&lt;Year&gt;2022&lt;/Year&gt;&lt;RecNum&gt;447&lt;/RecNum&gt;&lt;DisplayText&gt;[8]&lt;/DisplayText&gt;&lt;record&gt;&lt;rec-number&gt;447&lt;/rec-number&gt;&lt;foreign-keys&gt;&lt;key app="EN" db-id="wfpvea5w2st2f2e00x4pe9ah5s9sdtta05r5" timestamp="1695022529"&gt;447&lt;/key&gt;&lt;key app="ENWeb" db-id=""&gt;0&lt;/key&gt;&lt;/foreign-keys&gt;&lt;ref-type name="Journal Article"&gt;17&lt;/ref-type&gt;&lt;contributors&gt;&lt;authors&gt;&lt;author&gt;Zhao, Yunong&lt;/author&gt;&lt;author&gt;Chen, Jianjun&lt;/author&gt;&lt;author&gt;Hu, Zhixiang&lt;/author&gt;&lt;author&gt;Chen, Yan&lt;/author&gt;&lt;author&gt;Tao, Yanbing&lt;/author&gt;&lt;author&gt;Wang, Le&lt;/author&gt;&lt;author&gt;Li, Long&lt;/author&gt;&lt;author&gt;Wang, Ping&lt;/author&gt;&lt;author&gt;Li, Hua-Yao&lt;/author&gt;&lt;author&gt;Zhang, Jianbing&lt;/author&gt;&lt;author&gt;Tang, Jiang&lt;/author&gt;&lt;author&gt;Liu, Huan&lt;/author&gt;&lt;/authors&gt;&lt;/contributors&gt;&lt;titles&gt;&lt;title&gt;All-solid-state SARS-CoV-2 protein biosensor employing colloidal quantum dots-modified electrode&lt;/title&gt;&lt;secondary-title&gt;Biosensors and Bioelectronics&lt;/secondary-title&gt;&lt;/titles&gt;&lt;periodical&gt;&lt;full-title&gt;Biosensors and Bioelectronics&lt;/full-title&gt;&lt;/periodical&gt;&lt;pages&gt;113974&lt;/pages&gt;&lt;volume&gt;202&lt;/volume&gt;&lt;dates&gt;&lt;year&gt;2022&lt;/year&gt;&lt;/dates&gt;&lt;isbn&gt;09565663&lt;/isbn&gt;&lt;urls&gt;&lt;/urls&gt;&lt;electronic-resource-num&gt;10.1016/j.bios.2022.113974&lt;/electronic-resource-num&gt;&lt;/record&gt;&lt;/Cite&gt;&lt;/EndNote&gt;</w:instrText>
      </w:r>
      <w:r w:rsidR="00364BF4">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[8]</w:t>
      </w:r>
      <w:r w:rsidR="00364BF4">
        <w:rPr>
          <w:rFonts w:ascii="Times New Roman" w:eastAsia="宋体" w:hAnsi="Times New Roman" w:cs="Times New Roman"/>
          <w:sz w:val="24"/>
          <w:szCs w:val="24"/>
        </w:rPr>
        <w:fldChar w:fldCharType="end"/>
      </w:r>
    </w:p>
    <w:p w:rsidR="00246804" w:rsidRDefault="00681786" w:rsidP="00392CB3">
      <w:pPr>
        <w:spacing w:line="360" w:lineRule="auto"/>
        <w:ind w:firstLineChars="200" w:firstLine="480"/>
        <w:rPr>
          <w:rFonts w:ascii="Times New Roman" w:eastAsia="宋体" w:hAnsi="Times New Roman" w:cs="Times New Roman"/>
          <w:sz w:val="24"/>
          <w:szCs w:val="24"/>
        </w:rPr>
      </w:pPr>
      <w:del w:id="25" w:author="sor Sen" w:date="2023-09-25T19:21:00Z">
        <w:r w:rsidDel="00835C07">
          <w:rPr>
            <w:rFonts w:ascii="Times New Roman" w:eastAsia="宋体" w:hAnsi="Times New Roman" w:cs="Times New Roman" w:hint="eastAsia"/>
            <w:sz w:val="24"/>
            <w:szCs w:val="24"/>
          </w:rPr>
          <w:delText>冠状病毒病</w:delText>
        </w:r>
        <w:r w:rsidDel="00835C07">
          <w:rPr>
            <w:rFonts w:ascii="Times New Roman" w:eastAsia="宋体" w:hAnsi="Times New Roman" w:cs="Times New Roman" w:hint="eastAsia"/>
            <w:sz w:val="24"/>
            <w:szCs w:val="24"/>
          </w:rPr>
          <w:delText>2019</w:delText>
        </w:r>
      </w:del>
      <w:ins w:id="26" w:author="sor Sen" w:date="2023-09-25T19:21:00Z">
        <w:r w:rsidR="00835C07">
          <w:rPr>
            <w:rFonts w:ascii="Times New Roman" w:eastAsia="宋体" w:hAnsi="Times New Roman" w:cs="Times New Roman" w:hint="eastAsia"/>
            <w:sz w:val="24"/>
            <w:szCs w:val="24"/>
          </w:rPr>
          <w:t>新冠肺炎疫情</w:t>
        </w:r>
      </w:ins>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w:t>
      </w:r>
      <w:r>
        <w:rPr>
          <w:rFonts w:ascii="Times New Roman" w:eastAsia="宋体" w:hAnsi="Times New Roman" w:cs="Times New Roman"/>
          <w:sz w:val="24"/>
          <w:szCs w:val="24"/>
        </w:rPr>
        <w:t>VID-19</w:t>
      </w:r>
      <w:r>
        <w:rPr>
          <w:rFonts w:ascii="Times New Roman" w:eastAsia="宋体" w:hAnsi="Times New Roman" w:cs="Times New Roman" w:hint="eastAsia"/>
          <w:sz w:val="24"/>
          <w:szCs w:val="24"/>
        </w:rPr>
        <w:t>）</w:t>
      </w:r>
      <w:r w:rsidR="003861B9">
        <w:rPr>
          <w:rFonts w:ascii="Times New Roman" w:eastAsia="宋体" w:hAnsi="Times New Roman" w:cs="Times New Roman" w:hint="eastAsia"/>
          <w:sz w:val="24"/>
          <w:szCs w:val="24"/>
        </w:rPr>
        <w:t>是由严重急性呼吸综合征冠状病毒</w:t>
      </w:r>
      <w:r w:rsidR="003861B9">
        <w:rPr>
          <w:rFonts w:ascii="Times New Roman" w:eastAsia="宋体" w:hAnsi="Times New Roman" w:cs="Times New Roman" w:hint="eastAsia"/>
          <w:sz w:val="24"/>
          <w:szCs w:val="24"/>
        </w:rPr>
        <w:t>2</w:t>
      </w:r>
      <w:r w:rsidR="003861B9">
        <w:rPr>
          <w:rFonts w:ascii="Times New Roman" w:eastAsia="宋体" w:hAnsi="Times New Roman" w:cs="Times New Roman" w:hint="eastAsia"/>
          <w:sz w:val="24"/>
          <w:szCs w:val="24"/>
        </w:rPr>
        <w:t>（</w:t>
      </w:r>
      <w:r w:rsidR="003861B9">
        <w:rPr>
          <w:rFonts w:ascii="Times New Roman" w:eastAsia="宋体" w:hAnsi="Times New Roman" w:cs="Times New Roman" w:hint="eastAsia"/>
          <w:sz w:val="24"/>
          <w:szCs w:val="24"/>
        </w:rPr>
        <w:t>S</w:t>
      </w:r>
      <w:r w:rsidR="003861B9">
        <w:rPr>
          <w:rFonts w:ascii="Times New Roman" w:eastAsia="宋体" w:hAnsi="Times New Roman" w:cs="Times New Roman"/>
          <w:sz w:val="24"/>
          <w:szCs w:val="24"/>
        </w:rPr>
        <w:t>ARSC</w:t>
      </w:r>
      <w:r w:rsidR="003861B9">
        <w:rPr>
          <w:rFonts w:ascii="Times New Roman" w:eastAsia="宋体" w:hAnsi="Times New Roman" w:cs="Times New Roman" w:hint="eastAsia"/>
          <w:sz w:val="24"/>
          <w:szCs w:val="24"/>
        </w:rPr>
        <w:t>oV</w:t>
      </w:r>
      <w:r w:rsidR="003861B9">
        <w:rPr>
          <w:rFonts w:ascii="Times New Roman" w:eastAsia="宋体" w:hAnsi="Times New Roman" w:cs="Times New Roman"/>
          <w:sz w:val="24"/>
          <w:szCs w:val="24"/>
        </w:rPr>
        <w:t>-2</w:t>
      </w:r>
      <w:r w:rsidR="003861B9">
        <w:rPr>
          <w:rFonts w:ascii="Times New Roman" w:eastAsia="宋体" w:hAnsi="Times New Roman" w:cs="Times New Roman" w:hint="eastAsia"/>
          <w:sz w:val="24"/>
          <w:szCs w:val="24"/>
        </w:rPr>
        <w:t>）感染引起的疾病</w:t>
      </w:r>
      <w:r w:rsidR="007D104A">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&lt;EndNote&gt;&lt;Cite&gt;&lt;Author&gt;Blair&lt;/Author&gt;&lt;Year&gt;2023&lt;/Year&gt;&lt;RecNum&gt;445&lt;/RecNum&gt;&lt;DisplayText&gt;[42]&lt;/DisplayText&gt;&lt;record&gt;&lt;rec-number&gt;445&lt;/rec-number&gt;&lt;foreign-keys&gt;&lt;key app="EN" db-id="wfpvea5w2st2f2e00x4pe9ah5s9sdtta05r5" timestamp="1648532459"&gt;445&lt;/key&gt;&lt;key app="ENWeb" db-id=""&gt;0&lt;/key&gt;&lt;/foreign-keys&gt;&lt;ref-type name="Journal Article"&gt;17&lt;/ref-type&gt;&lt;contributors&gt;&lt;authors&gt;&lt;author&gt;Blair, Hannah A.&lt;/author&gt;&lt;/authors&gt;&lt;/contributors&gt;&lt;titles&gt;&lt;title&gt;Remdesivir: A Review in COVID-19&lt;/title&gt;&lt;secondary-title&gt;Drugs&lt;/secondary-title&gt;&lt;/titles&gt;&lt;periodical&gt;&lt;full-title&gt;Drugs&lt;/full-title&gt;&lt;/periodical&gt;&lt;pages&gt;1215-1237&lt;/pages&gt;&lt;volume&gt;83&lt;/volume&gt;&lt;number&gt;13&lt;/number&gt;&lt;dates&gt;&lt;year&gt;2023&lt;/year&gt;&lt;/dates&gt;&lt;isbn&gt;0012-6667&amp;#xD;1179-1950&lt;/isbn&gt;&lt;urls&gt;&lt;/urls&gt;&lt;electronic-resource-num&gt;10.1007/s40265-023-01926-0&lt;/electronic-resource-num&gt;&lt;/record&gt;&lt;/Cite&gt;&lt;/EndNote&gt;</w:instrText>
      </w:r>
      <w:r w:rsidR="007D104A">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[42]</w:t>
      </w:r>
      <w:r w:rsidR="007D104A">
        <w:rPr>
          <w:rFonts w:ascii="Times New Roman" w:eastAsia="宋体" w:hAnsi="Times New Roman" w:cs="Times New Roman"/>
          <w:sz w:val="24"/>
          <w:szCs w:val="24"/>
        </w:rPr>
        <w:fldChar w:fldCharType="end"/>
      </w:r>
      <w:r w:rsidR="003861B9">
        <w:rPr>
          <w:rFonts w:ascii="Times New Roman" w:eastAsia="宋体" w:hAnsi="Times New Roman" w:cs="Times New Roman" w:hint="eastAsia"/>
          <w:sz w:val="24"/>
          <w:szCs w:val="24"/>
        </w:rPr>
        <w:t>。</w:t>
      </w:r>
      <w:r w:rsidR="00285803">
        <w:rPr>
          <w:rFonts w:ascii="Times New Roman" w:eastAsia="宋体" w:hAnsi="Times New Roman" w:cs="Times New Roman" w:hint="eastAsia"/>
          <w:sz w:val="24"/>
          <w:szCs w:val="24"/>
        </w:rPr>
        <w:t>自</w:t>
      </w:r>
      <w:r w:rsidR="00285803">
        <w:rPr>
          <w:rFonts w:ascii="Times New Roman" w:eastAsia="宋体" w:hAnsi="Times New Roman" w:cs="Times New Roman" w:hint="eastAsia"/>
          <w:sz w:val="24"/>
          <w:szCs w:val="24"/>
        </w:rPr>
        <w:t>2</w:t>
      </w:r>
      <w:r w:rsidR="00285803">
        <w:rPr>
          <w:rFonts w:ascii="Times New Roman" w:eastAsia="宋体" w:hAnsi="Times New Roman" w:cs="Times New Roman"/>
          <w:sz w:val="24"/>
          <w:szCs w:val="24"/>
        </w:rPr>
        <w:t>019</w:t>
      </w:r>
      <w:r w:rsidR="00285803">
        <w:rPr>
          <w:rFonts w:ascii="Times New Roman" w:eastAsia="宋体" w:hAnsi="Times New Roman" w:cs="Times New Roman" w:hint="eastAsia"/>
          <w:sz w:val="24"/>
          <w:szCs w:val="24"/>
        </w:rPr>
        <w:t>年首次出现以来，世界各地的病例数大幅增加，</w:t>
      </w:r>
      <w:r w:rsidR="00285803">
        <w:rPr>
          <w:rFonts w:ascii="Times New Roman" w:eastAsia="宋体" w:hAnsi="Times New Roman" w:cs="Times New Roman" w:hint="eastAsia"/>
          <w:sz w:val="24"/>
          <w:szCs w:val="24"/>
        </w:rPr>
        <w:t>C</w:t>
      </w:r>
      <w:r w:rsidR="00285803">
        <w:rPr>
          <w:rFonts w:ascii="Times New Roman" w:eastAsia="宋体" w:hAnsi="Times New Roman" w:cs="Times New Roman"/>
          <w:sz w:val="24"/>
          <w:szCs w:val="24"/>
        </w:rPr>
        <w:t>OVID-19</w:t>
      </w:r>
      <w:r w:rsidR="00285803">
        <w:rPr>
          <w:rFonts w:ascii="Times New Roman" w:eastAsia="宋体" w:hAnsi="Times New Roman" w:cs="Times New Roman" w:hint="eastAsia"/>
          <w:sz w:val="24"/>
          <w:szCs w:val="24"/>
        </w:rPr>
        <w:t>的迅速蔓延对</w:t>
      </w:r>
      <w:r w:rsidR="007D104A">
        <w:rPr>
          <w:rFonts w:ascii="Times New Roman" w:eastAsia="宋体" w:hAnsi="Times New Roman" w:cs="Times New Roman" w:hint="eastAsia"/>
          <w:sz w:val="24"/>
          <w:szCs w:val="24"/>
        </w:rPr>
        <w:t>世界人类</w:t>
      </w:r>
      <w:r w:rsidR="00285803">
        <w:rPr>
          <w:rFonts w:ascii="Times New Roman" w:eastAsia="宋体" w:hAnsi="Times New Roman" w:cs="Times New Roman" w:hint="eastAsia"/>
          <w:sz w:val="24"/>
          <w:szCs w:val="24"/>
        </w:rPr>
        <w:t>健康、经济、教育和社会发展等产生了重大影响。</w:t>
      </w:r>
      <w:r w:rsidR="007D104A">
        <w:rPr>
          <w:rFonts w:ascii="Times New Roman" w:eastAsia="宋体" w:hAnsi="Times New Roman" w:cs="Times New Roman" w:hint="eastAsia"/>
          <w:sz w:val="24"/>
          <w:szCs w:val="24"/>
        </w:rPr>
        <w:t>C</w:t>
      </w:r>
      <w:r w:rsidR="007D104A">
        <w:rPr>
          <w:rFonts w:ascii="Times New Roman" w:eastAsia="宋体" w:hAnsi="Times New Roman" w:cs="Times New Roman"/>
          <w:sz w:val="24"/>
          <w:szCs w:val="24"/>
        </w:rPr>
        <w:t>OVID-19</w:t>
      </w:r>
      <w:r w:rsidR="007D104A">
        <w:rPr>
          <w:rFonts w:ascii="Times New Roman" w:eastAsia="宋体" w:hAnsi="Times New Roman" w:cs="Times New Roman" w:hint="eastAsia"/>
          <w:sz w:val="24"/>
          <w:szCs w:val="24"/>
        </w:rPr>
        <w:t>在人与人之间可通过接触、飞沫、空气等途径传播，感染</w:t>
      </w:r>
      <w:r w:rsidR="007D104A">
        <w:rPr>
          <w:rFonts w:ascii="Times New Roman" w:eastAsia="宋体" w:hAnsi="Times New Roman" w:cs="Times New Roman" w:hint="eastAsia"/>
          <w:sz w:val="24"/>
          <w:szCs w:val="24"/>
        </w:rPr>
        <w:t>C</w:t>
      </w:r>
      <w:r w:rsidR="007D104A">
        <w:rPr>
          <w:rFonts w:ascii="Times New Roman" w:eastAsia="宋体" w:hAnsi="Times New Roman" w:cs="Times New Roman"/>
          <w:sz w:val="24"/>
          <w:szCs w:val="24"/>
        </w:rPr>
        <w:t>OVID-19</w:t>
      </w:r>
      <w:r w:rsidR="007D104A">
        <w:rPr>
          <w:rFonts w:ascii="Times New Roman" w:eastAsia="宋体" w:hAnsi="Times New Roman" w:cs="Times New Roman" w:hint="eastAsia"/>
          <w:sz w:val="24"/>
          <w:szCs w:val="24"/>
        </w:rPr>
        <w:t>之后的</w:t>
      </w:r>
      <w:proofErr w:type="gramStart"/>
      <w:r w:rsidR="007D104A">
        <w:rPr>
          <w:rFonts w:ascii="Times New Roman" w:eastAsia="宋体" w:hAnsi="Times New Roman" w:cs="Times New Roman" w:hint="eastAsia"/>
          <w:sz w:val="24"/>
          <w:szCs w:val="24"/>
        </w:rPr>
        <w:t>的</w:t>
      </w:r>
      <w:proofErr w:type="gramEnd"/>
      <w:r w:rsidR="007D104A">
        <w:rPr>
          <w:rFonts w:ascii="Times New Roman" w:eastAsia="宋体" w:hAnsi="Times New Roman" w:cs="Times New Roman" w:hint="eastAsia"/>
          <w:sz w:val="24"/>
          <w:szCs w:val="24"/>
        </w:rPr>
        <w:t>主要症状是咳嗽、发烧和呼气短促等</w:t>
      </w:r>
      <w:r w:rsidR="007D104A">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&lt;EndNote&gt;&lt;Cite&gt;&lt;Author&gt;Rahman&lt;/Author&gt;&lt;Year&gt;2022&lt;/Year&gt;&lt;RecNum&gt;446&lt;/RecNum&gt;&lt;DisplayText&gt;[43]&lt;/DisplayText&gt;&lt;record&gt;&lt;rec-number&gt;446&lt;/rec-number&gt;&lt;foreign-keys&gt;&lt;key app="EN" db-id="wfpvea5w2st2f2e00x4pe9ah5s9sdtta05r5" timestamp="1695020363"&gt;446&lt;/key&gt;&lt;key app="ENWeb" db-id=""&gt;0&lt;/key&gt;&lt;/foreign-keys&gt;&lt;ref-type name="Journal Article"&gt;17&lt;/ref-type&gt;&lt;contributors&gt;&lt;authors&gt;&lt;author&gt;Rahman, Md Mahbubur&lt;/author&gt;&lt;/authors&gt;&lt;/contributors&gt;&lt;titles&gt;&lt;title&gt;Progress in Electrochemical Biosensing of SARS-CoV-2 Virus for COVID-19 Management&lt;/title&gt;&lt;secondary-title&gt;Chemosensors&lt;/secondary-title&gt;&lt;/titles&gt;&lt;periodical&gt;&lt;full-title&gt;Chemosensors&lt;/full-title&gt;&lt;/periodical&gt;&lt;pages&gt;287&lt;/pages&gt;&lt;volume&gt;10&lt;/volume&gt;&lt;number&gt;7&lt;/number&gt;&lt;dates&gt;&lt;year&gt;2022&lt;/year&gt;&lt;/dates&gt;&lt;isbn&gt;2227-9040&lt;/isbn&gt;&lt;urls&gt;&lt;/urls&gt;&lt;electronic-resource-num&gt;10.3390/chemosensors10070287&lt;/electronic-resource-num&gt;&lt;/record&gt;&lt;/Cite&gt;&lt;/EndNote&gt;</w:instrText>
      </w:r>
      <w:r w:rsidR="007D104A">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[43]</w:t>
      </w:r>
      <w:r w:rsidR="007D104A">
        <w:rPr>
          <w:rFonts w:ascii="Times New Roman" w:eastAsia="宋体" w:hAnsi="Times New Roman" w:cs="Times New Roman"/>
          <w:sz w:val="24"/>
          <w:szCs w:val="24"/>
        </w:rPr>
        <w:fldChar w:fldCharType="end"/>
      </w:r>
      <w:r w:rsidR="007D104A">
        <w:rPr>
          <w:rFonts w:ascii="Times New Roman" w:eastAsia="宋体" w:hAnsi="Times New Roman" w:cs="Times New Roman" w:hint="eastAsia"/>
          <w:sz w:val="24"/>
          <w:szCs w:val="24"/>
        </w:rPr>
        <w:t>。</w:t>
      </w:r>
      <w:r w:rsidR="001577DE" w:rsidRPr="001577DE">
        <w:rPr>
          <w:rFonts w:ascii="Times New Roman" w:eastAsia="宋体" w:hAnsi="Times New Roman" w:cs="Times New Roman" w:hint="eastAsia"/>
          <w:sz w:val="24"/>
          <w:szCs w:val="24"/>
        </w:rPr>
        <w:t>这使开发能够快速</w:t>
      </w:r>
      <w:r w:rsidR="001577DE">
        <w:rPr>
          <w:rFonts w:ascii="Times New Roman" w:eastAsia="宋体" w:hAnsi="Times New Roman" w:cs="Times New Roman" w:hint="eastAsia"/>
          <w:sz w:val="24"/>
          <w:szCs w:val="24"/>
        </w:rPr>
        <w:t>和高选择性</w:t>
      </w:r>
      <w:r w:rsidR="001577DE" w:rsidRPr="001577DE">
        <w:rPr>
          <w:rFonts w:ascii="Times New Roman" w:eastAsia="宋体" w:hAnsi="Times New Roman" w:cs="Times New Roman"/>
          <w:sz w:val="24"/>
          <w:szCs w:val="24"/>
        </w:rPr>
        <w:t>诊断</w:t>
      </w:r>
      <w:r w:rsidR="001577DE" w:rsidRPr="001577DE">
        <w:rPr>
          <w:rFonts w:ascii="Times New Roman" w:eastAsia="宋体" w:hAnsi="Times New Roman" w:cs="Times New Roman"/>
          <w:sz w:val="24"/>
          <w:szCs w:val="24"/>
        </w:rPr>
        <w:t>COVID-19</w:t>
      </w:r>
      <w:r w:rsidR="001577DE" w:rsidRPr="001577DE">
        <w:rPr>
          <w:rFonts w:ascii="Times New Roman" w:eastAsia="宋体" w:hAnsi="Times New Roman" w:cs="Times New Roman"/>
          <w:sz w:val="24"/>
          <w:szCs w:val="24"/>
        </w:rPr>
        <w:t>设备的需求空前高涨</w:t>
      </w:r>
      <w:r w:rsidR="001577DE">
        <w:rPr>
          <w:rFonts w:ascii="Times New Roman" w:eastAsia="宋体" w:hAnsi="Times New Roman" w:cs="Times New Roman" w:hint="eastAsia"/>
          <w:sz w:val="24"/>
          <w:szCs w:val="24"/>
        </w:rPr>
        <w:t>。</w:t>
      </w:r>
      <w:r w:rsidR="00414507">
        <w:rPr>
          <w:rFonts w:ascii="Times New Roman" w:eastAsia="宋体" w:hAnsi="Times New Roman" w:cs="Times New Roman" w:hint="eastAsia"/>
          <w:sz w:val="24"/>
          <w:szCs w:val="24"/>
        </w:rPr>
        <w:t>如图</w:t>
      </w:r>
      <w:r w:rsidR="00414507">
        <w:rPr>
          <w:rFonts w:ascii="Times New Roman" w:eastAsia="宋体" w:hAnsi="Times New Roman" w:cs="Times New Roman" w:hint="eastAsia"/>
          <w:sz w:val="24"/>
          <w:szCs w:val="24"/>
        </w:rPr>
        <w:t>3c</w:t>
      </w:r>
      <w:r w:rsidR="00414507">
        <w:rPr>
          <w:rFonts w:ascii="Times New Roman" w:eastAsia="宋体" w:hAnsi="Times New Roman" w:cs="Times New Roman" w:hint="eastAsia"/>
          <w:sz w:val="24"/>
          <w:szCs w:val="24"/>
        </w:rPr>
        <w:t>所示，</w:t>
      </w:r>
      <w:r w:rsidR="00AF61A7">
        <w:rPr>
          <w:rFonts w:ascii="Times New Roman" w:eastAsia="宋体" w:hAnsi="Times New Roman" w:cs="Times New Roman" w:hint="eastAsia"/>
          <w:sz w:val="24"/>
          <w:szCs w:val="24"/>
        </w:rPr>
        <w:t>Liu</w:t>
      </w:r>
      <w:r w:rsidR="00AF61A7">
        <w:rPr>
          <w:rFonts w:ascii="Times New Roman" w:eastAsia="宋体" w:hAnsi="Times New Roman" w:cs="Times New Roman" w:hint="eastAsia"/>
          <w:sz w:val="24"/>
          <w:szCs w:val="24"/>
        </w:rPr>
        <w:t>等</w:t>
      </w:r>
      <w:r w:rsidR="00AF61A7">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&lt;EndNote&gt;&lt;Cite&gt;&lt;Author&gt;Zhao&lt;/Author&gt;&lt;Year&gt;2022&lt;/Year&gt;&lt;RecNum&gt;447&lt;/RecNum&gt;&lt;DisplayText&gt;[8]&lt;/DisplayText&gt;&lt;record&gt;&lt;rec-number&gt;447&lt;/rec-number&gt;&lt;foreign-keys&gt;&lt;key app="EN" db-id="wfpvea5w2st2f2e00x4pe9ah5s9sdtta05r5" timestamp="1695022529"&gt;447&lt;/key&gt;&lt;key app="ENWeb" db-id=""&gt;0&lt;/key&gt;&lt;/foreign-keys&gt;&lt;ref-type name="Journal Article"&gt;17&lt;/ref-type&gt;&lt;contributors&gt;&lt;authors&gt;&lt;author&gt;Zhao, Yunong&lt;/author&gt;&lt;author&gt;Chen, Jianjun&lt;/author&gt;&lt;author&gt;Hu, Zhixiang&lt;/author&gt;&lt;author&gt;Chen, Yan&lt;/author&gt;&lt;author&gt;Tao, Yanbing&lt;/author&gt;&lt;author&gt;Wang, Le&lt;/author&gt;&lt;author&gt;Li, Long&lt;/author&gt;&lt;author&gt;Wang, Ping&lt;/author&gt;&lt;author&gt;Li, Hua-Yao&lt;/author&gt;&lt;author&gt;Zhang, Jianbing&lt;/author&gt;&lt;author&gt;Tang, Jiang&lt;/author&gt;&lt;author&gt;Liu, Huan&lt;/author&gt;&lt;/authors&gt;&lt;/contributors&gt;&lt;titles&gt;&lt;title&gt;All-solid-state SARS-CoV-2 protein biosensor employing colloidal quantum dots-modified electrode&lt;/title&gt;&lt;secondary-title&gt;Biosensors and Bioelectronics&lt;/secondary-title&gt;&lt;/titles&gt;&lt;periodical&gt;&lt;full-title&gt;Biosensors and Bioelectronics&lt;/full-title&gt;&lt;/periodical&gt;&lt;pages&gt;113974&lt;/pages&gt;&lt;volume&gt;202&lt;/volume&gt;&lt;dates&gt;&lt;year&gt;2022&lt;/year&gt;&lt;/dates&gt;&lt;isbn&gt;09565663&lt;/isbn&gt;&lt;urls&gt;&lt;/urls&gt;&lt;electronic-resource-num&gt;10.1016/j.bios.2022.113974&lt;/electronic-resource-num&gt;&lt;/record&gt;&lt;/Cite&gt;&lt;/EndNote&gt;</w:instrText>
      </w:r>
      <w:r w:rsidR="00AF61A7">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[8]</w:t>
      </w:r>
      <w:r w:rsidR="00AF61A7">
        <w:rPr>
          <w:rFonts w:ascii="Times New Roman" w:eastAsia="宋体" w:hAnsi="Times New Roman" w:cs="Times New Roman"/>
          <w:sz w:val="24"/>
          <w:szCs w:val="24"/>
        </w:rPr>
        <w:fldChar w:fldCharType="end"/>
      </w:r>
      <w:r w:rsidR="008C6856">
        <w:rPr>
          <w:rFonts w:ascii="Times New Roman" w:eastAsia="宋体" w:hAnsi="Times New Roman" w:cs="Times New Roman" w:hint="eastAsia"/>
          <w:sz w:val="24"/>
          <w:szCs w:val="24"/>
        </w:rPr>
        <w:t>展示了一种</w:t>
      </w:r>
      <w:r w:rsidR="00AF61A7" w:rsidRPr="00AF61A7">
        <w:rPr>
          <w:rFonts w:ascii="Times New Roman" w:eastAsia="宋体" w:hAnsi="Times New Roman" w:cs="Times New Roman" w:hint="eastAsia"/>
          <w:sz w:val="24"/>
          <w:szCs w:val="24"/>
        </w:rPr>
        <w:t>胶体量子点</w:t>
      </w:r>
      <w:r w:rsidR="00AF61A7">
        <w:rPr>
          <w:rFonts w:ascii="Times New Roman" w:eastAsia="宋体" w:hAnsi="Times New Roman" w:cs="Times New Roman" w:hint="eastAsia"/>
          <w:sz w:val="24"/>
          <w:szCs w:val="24"/>
        </w:rPr>
        <w:t>（</w:t>
      </w:r>
      <w:r w:rsidR="00AF61A7" w:rsidRPr="00AF61A7">
        <w:rPr>
          <w:rFonts w:ascii="Times New Roman" w:eastAsia="宋体" w:hAnsi="Times New Roman" w:cs="Times New Roman"/>
          <w:sz w:val="24"/>
          <w:szCs w:val="24"/>
        </w:rPr>
        <w:t>CQDs</w:t>
      </w:r>
      <w:r w:rsidR="00AF61A7">
        <w:rPr>
          <w:rFonts w:ascii="Times New Roman" w:eastAsia="宋体" w:hAnsi="Times New Roman" w:cs="Times New Roman" w:hint="eastAsia"/>
          <w:sz w:val="24"/>
          <w:szCs w:val="24"/>
        </w:rPr>
        <w:t>）</w:t>
      </w:r>
      <w:r w:rsidR="00AF61A7" w:rsidRPr="00AF61A7">
        <w:rPr>
          <w:rFonts w:ascii="Times New Roman" w:eastAsia="宋体" w:hAnsi="Times New Roman" w:cs="Times New Roman"/>
          <w:sz w:val="24"/>
          <w:szCs w:val="24"/>
        </w:rPr>
        <w:t>修饰电极</w:t>
      </w:r>
      <w:r w:rsidR="008C6856">
        <w:rPr>
          <w:rFonts w:ascii="Times New Roman" w:eastAsia="宋体" w:hAnsi="Times New Roman" w:cs="Times New Roman" w:hint="eastAsia"/>
          <w:sz w:val="24"/>
          <w:szCs w:val="24"/>
        </w:rPr>
        <w:t>的全固态</w:t>
      </w:r>
      <w:r w:rsidR="00AF61A7" w:rsidRPr="00AF61A7">
        <w:rPr>
          <w:rFonts w:ascii="Times New Roman" w:eastAsia="宋体" w:hAnsi="Times New Roman" w:cs="Times New Roman"/>
          <w:sz w:val="24"/>
          <w:szCs w:val="24"/>
        </w:rPr>
        <w:t>SARS-CoV-2</w:t>
      </w:r>
      <w:r w:rsidR="00AF61A7" w:rsidRPr="00AF61A7">
        <w:rPr>
          <w:rFonts w:ascii="Times New Roman" w:eastAsia="宋体" w:hAnsi="Times New Roman" w:cs="Times New Roman"/>
          <w:sz w:val="24"/>
          <w:szCs w:val="24"/>
        </w:rPr>
        <w:t>蛋白</w:t>
      </w:r>
      <w:r w:rsidR="00AF61A7" w:rsidRPr="00AF61A7">
        <w:rPr>
          <w:rFonts w:ascii="Times New Roman" w:eastAsia="宋体" w:hAnsi="Times New Roman" w:cs="Times New Roman"/>
          <w:sz w:val="24"/>
          <w:szCs w:val="24"/>
        </w:rPr>
        <w:lastRenderedPageBreak/>
        <w:t>质生物传感器</w:t>
      </w:r>
      <w:r w:rsidR="008C6856">
        <w:rPr>
          <w:rFonts w:ascii="Times New Roman" w:eastAsia="宋体" w:hAnsi="Times New Roman" w:cs="Times New Roman" w:hint="eastAsia"/>
          <w:sz w:val="24"/>
          <w:szCs w:val="24"/>
        </w:rPr>
        <w:t>。利用</w:t>
      </w:r>
      <w:proofErr w:type="spellStart"/>
      <w:r w:rsidR="008C6856">
        <w:rPr>
          <w:rFonts w:ascii="Times New Roman" w:eastAsia="宋体" w:hAnsi="Times New Roman" w:cs="Times New Roman" w:hint="eastAsia"/>
          <w:sz w:val="24"/>
          <w:szCs w:val="24"/>
        </w:rPr>
        <w:t>Pb</w:t>
      </w:r>
      <w:r w:rsidR="008C6856">
        <w:rPr>
          <w:rFonts w:ascii="Times New Roman" w:eastAsia="宋体" w:hAnsi="Times New Roman" w:cs="Times New Roman"/>
          <w:sz w:val="24"/>
          <w:szCs w:val="24"/>
        </w:rPr>
        <w:t>S</w:t>
      </w:r>
      <w:proofErr w:type="spellEnd"/>
      <w:r w:rsidR="008C6856">
        <w:rPr>
          <w:rFonts w:ascii="Times New Roman" w:eastAsia="宋体" w:hAnsi="Times New Roman" w:cs="Times New Roman"/>
          <w:sz w:val="24"/>
          <w:szCs w:val="24"/>
        </w:rPr>
        <w:t xml:space="preserve"> CQD</w:t>
      </w:r>
      <w:r w:rsidR="008C6856">
        <w:rPr>
          <w:rFonts w:ascii="Times New Roman" w:eastAsia="宋体" w:hAnsi="Times New Roman" w:cs="Times New Roman" w:hint="eastAsia"/>
          <w:sz w:val="24"/>
          <w:szCs w:val="24"/>
        </w:rPr>
        <w:t>s</w:t>
      </w:r>
      <w:r w:rsidR="008C6856">
        <w:rPr>
          <w:rFonts w:ascii="Times New Roman" w:eastAsia="宋体" w:hAnsi="Times New Roman" w:cs="Times New Roman" w:hint="eastAsia"/>
          <w:sz w:val="24"/>
          <w:szCs w:val="24"/>
        </w:rPr>
        <w:t>的表面配体互换性，</w:t>
      </w:r>
      <w:r w:rsidR="008C6856" w:rsidRPr="008C6856">
        <w:rPr>
          <w:rFonts w:ascii="Times New Roman" w:eastAsia="宋体" w:hAnsi="Times New Roman" w:cs="Times New Roman" w:hint="eastAsia"/>
          <w:sz w:val="24"/>
          <w:szCs w:val="24"/>
        </w:rPr>
        <w:t>在</w:t>
      </w:r>
      <w:r w:rsidR="008C6856" w:rsidRPr="008C6856">
        <w:rPr>
          <w:rFonts w:ascii="Times New Roman" w:eastAsia="宋体" w:hAnsi="Times New Roman" w:cs="Times New Roman"/>
          <w:sz w:val="24"/>
          <w:szCs w:val="24"/>
        </w:rPr>
        <w:t>Au</w:t>
      </w:r>
      <w:r w:rsidR="008C6856" w:rsidRPr="008C6856">
        <w:rPr>
          <w:rFonts w:ascii="Times New Roman" w:eastAsia="宋体" w:hAnsi="Times New Roman" w:cs="Times New Roman"/>
          <w:sz w:val="24"/>
          <w:szCs w:val="24"/>
        </w:rPr>
        <w:t>电极上构建了</w:t>
      </w:r>
      <w:r w:rsidR="008C6856" w:rsidRPr="008C6856">
        <w:rPr>
          <w:rFonts w:ascii="Times New Roman" w:eastAsia="宋体" w:hAnsi="Times New Roman" w:cs="Times New Roman"/>
          <w:sz w:val="24"/>
          <w:szCs w:val="24"/>
        </w:rPr>
        <w:t>SARS-CoV-2</w:t>
      </w:r>
      <w:r w:rsidR="008C6856" w:rsidRPr="008C6856">
        <w:rPr>
          <w:rFonts w:ascii="Times New Roman" w:eastAsia="宋体" w:hAnsi="Times New Roman" w:cs="Times New Roman"/>
          <w:sz w:val="24"/>
          <w:szCs w:val="24"/>
        </w:rPr>
        <w:t>蛋白的电子标记，通过该电子标记将</w:t>
      </w:r>
      <w:r w:rsidR="008C6856" w:rsidRPr="008C6856">
        <w:rPr>
          <w:rFonts w:ascii="Times New Roman" w:eastAsia="宋体" w:hAnsi="Times New Roman" w:cs="Times New Roman"/>
          <w:sz w:val="24"/>
          <w:szCs w:val="24"/>
        </w:rPr>
        <w:t>SARS-CoV-2</w:t>
      </w:r>
      <w:r w:rsidR="008C6856" w:rsidRPr="008C6856">
        <w:rPr>
          <w:rFonts w:ascii="Times New Roman" w:eastAsia="宋体" w:hAnsi="Times New Roman" w:cs="Times New Roman"/>
          <w:sz w:val="24"/>
          <w:szCs w:val="24"/>
        </w:rPr>
        <w:t>抗原和抗体的特异性结合转导</w:t>
      </w:r>
      <w:proofErr w:type="gramStart"/>
      <w:r w:rsidR="008C6856" w:rsidRPr="008C6856">
        <w:rPr>
          <w:rFonts w:ascii="Times New Roman" w:eastAsia="宋体" w:hAnsi="Times New Roman" w:cs="Times New Roman"/>
          <w:sz w:val="24"/>
          <w:szCs w:val="24"/>
        </w:rPr>
        <w:t>成显著</w:t>
      </w:r>
      <w:proofErr w:type="gramEnd"/>
      <w:r w:rsidR="008C6856" w:rsidRPr="008C6856">
        <w:rPr>
          <w:rFonts w:ascii="Times New Roman" w:eastAsia="宋体" w:hAnsi="Times New Roman" w:cs="Times New Roman"/>
          <w:sz w:val="24"/>
          <w:szCs w:val="24"/>
        </w:rPr>
        <w:t>的电流信号</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3d-e</w:t>
      </w:r>
      <w:r w:rsidR="00414507">
        <w:rPr>
          <w:rFonts w:ascii="Times New Roman" w:eastAsia="宋体" w:hAnsi="Times New Roman" w:cs="Times New Roman" w:hint="eastAsia"/>
          <w:sz w:val="24"/>
          <w:szCs w:val="24"/>
        </w:rPr>
        <w:t>）</w:t>
      </w:r>
      <w:r w:rsidR="008C6856" w:rsidRPr="008C6856">
        <w:rPr>
          <w:rFonts w:ascii="Times New Roman" w:eastAsia="宋体" w:hAnsi="Times New Roman" w:cs="Times New Roman"/>
          <w:sz w:val="24"/>
          <w:szCs w:val="24"/>
        </w:rPr>
        <w:t>。</w:t>
      </w:r>
      <w:r w:rsidR="008C6856">
        <w:rPr>
          <w:rFonts w:ascii="Times New Roman" w:eastAsia="宋体" w:hAnsi="Times New Roman" w:cs="Times New Roman" w:hint="eastAsia"/>
          <w:sz w:val="24"/>
          <w:szCs w:val="24"/>
        </w:rPr>
        <w:t>该</w:t>
      </w:r>
      <w:r w:rsidR="008C6856" w:rsidRPr="008C6856">
        <w:rPr>
          <w:rFonts w:ascii="Times New Roman" w:eastAsia="宋体" w:hAnsi="Times New Roman" w:cs="Times New Roman"/>
          <w:sz w:val="24"/>
          <w:szCs w:val="24"/>
        </w:rPr>
        <w:t>蛋白生物传感器</w:t>
      </w:r>
      <w:r w:rsidR="000A2977">
        <w:rPr>
          <w:rFonts w:ascii="Times New Roman" w:eastAsia="宋体" w:hAnsi="Times New Roman" w:cs="Times New Roman" w:hint="eastAsia"/>
          <w:sz w:val="24"/>
          <w:szCs w:val="24"/>
        </w:rPr>
        <w:t>的线性检测范围为</w:t>
      </w:r>
      <w:r w:rsidR="000A2977">
        <w:rPr>
          <w:rFonts w:ascii="Times New Roman" w:eastAsia="宋体" w:hAnsi="Times New Roman" w:cs="Times New Roman" w:hint="eastAsia"/>
          <w:sz w:val="24"/>
          <w:szCs w:val="24"/>
        </w:rPr>
        <w:t>5</w:t>
      </w:r>
      <w:r w:rsidR="000A2977">
        <w:rPr>
          <w:rFonts w:ascii="Times New Roman" w:eastAsia="宋体" w:hAnsi="Times New Roman" w:cs="Times New Roman"/>
          <w:sz w:val="24"/>
          <w:szCs w:val="24"/>
        </w:rPr>
        <w:t xml:space="preserve">0-1250 </w:t>
      </w:r>
      <w:r w:rsidR="000A2977">
        <w:rPr>
          <w:rFonts w:ascii="Times New Roman" w:eastAsia="宋体" w:hAnsi="Times New Roman" w:cs="Times New Roman" w:hint="eastAsia"/>
          <w:sz w:val="24"/>
          <w:szCs w:val="24"/>
        </w:rPr>
        <w:t>ng</w:t>
      </w:r>
      <w:r w:rsidR="000A2977">
        <w:rPr>
          <w:rFonts w:ascii="Times New Roman" w:eastAsia="宋体" w:hAnsi="Times New Roman" w:cs="Times New Roman"/>
          <w:sz w:val="24"/>
          <w:szCs w:val="24"/>
        </w:rPr>
        <w:t xml:space="preserve"> </w:t>
      </w:r>
      <w:r w:rsidR="000A2977">
        <w:rPr>
          <w:rFonts w:ascii="Times New Roman" w:eastAsia="宋体" w:hAnsi="Times New Roman" w:cs="Times New Roman" w:hint="eastAsia"/>
          <w:sz w:val="24"/>
          <w:szCs w:val="24"/>
        </w:rPr>
        <w:t>m</w:t>
      </w:r>
      <w:r w:rsidR="000A2977">
        <w:rPr>
          <w:rFonts w:ascii="Times New Roman" w:eastAsia="宋体" w:hAnsi="Times New Roman" w:cs="Times New Roman"/>
          <w:sz w:val="24"/>
          <w:szCs w:val="24"/>
        </w:rPr>
        <w:t>L</w:t>
      </w:r>
      <w:r w:rsidR="000A2977" w:rsidRPr="000A2977">
        <w:rPr>
          <w:rFonts w:ascii="Times New Roman" w:eastAsia="宋体" w:hAnsi="Times New Roman" w:cs="Times New Roman"/>
          <w:sz w:val="24"/>
          <w:szCs w:val="24"/>
          <w:vertAlign w:val="superscript"/>
        </w:rPr>
        <w:t>-1</w:t>
      </w:r>
      <w:r w:rsidR="00414507" w:rsidRPr="00414507">
        <w:rPr>
          <w:rFonts w:ascii="Times New Roman" w:eastAsia="宋体" w:hAnsi="Times New Roman" w:cs="Times New Roman" w:hint="eastAsia"/>
          <w:sz w:val="24"/>
          <w:szCs w:val="24"/>
        </w:rPr>
        <w:t>（图</w:t>
      </w:r>
      <w:r w:rsidR="00414507" w:rsidRPr="00414507">
        <w:rPr>
          <w:rFonts w:ascii="Times New Roman" w:eastAsia="宋体" w:hAnsi="Times New Roman" w:cs="Times New Roman" w:hint="eastAsia"/>
          <w:sz w:val="24"/>
          <w:szCs w:val="24"/>
        </w:rPr>
        <w:t>3f</w:t>
      </w:r>
      <w:r w:rsidR="00414507" w:rsidRPr="00414507">
        <w:rPr>
          <w:rFonts w:ascii="Times New Roman" w:eastAsia="宋体" w:hAnsi="Times New Roman" w:cs="Times New Roman" w:hint="eastAsia"/>
          <w:sz w:val="24"/>
          <w:szCs w:val="24"/>
        </w:rPr>
        <w:t>）</w:t>
      </w:r>
      <w:r w:rsidR="000A2977">
        <w:rPr>
          <w:rFonts w:ascii="Times New Roman" w:eastAsia="宋体" w:hAnsi="Times New Roman" w:cs="Times New Roman" w:hint="eastAsia"/>
          <w:sz w:val="24"/>
          <w:szCs w:val="24"/>
        </w:rPr>
        <w:t>，检测下限为</w:t>
      </w:r>
      <w:r w:rsidR="000A2977">
        <w:rPr>
          <w:rFonts w:ascii="Times New Roman" w:eastAsia="宋体" w:hAnsi="Times New Roman" w:cs="Times New Roman" w:hint="eastAsia"/>
          <w:sz w:val="24"/>
          <w:szCs w:val="24"/>
        </w:rPr>
        <w:t>7</w:t>
      </w:r>
      <w:r w:rsidR="000A2977">
        <w:rPr>
          <w:rFonts w:ascii="Times New Roman" w:eastAsia="宋体" w:hAnsi="Times New Roman" w:cs="Times New Roman"/>
          <w:sz w:val="24"/>
          <w:szCs w:val="24"/>
        </w:rPr>
        <w:t xml:space="preserve">.73 </w:t>
      </w:r>
      <w:r w:rsidR="000A2977">
        <w:rPr>
          <w:rFonts w:ascii="Times New Roman" w:eastAsia="宋体" w:hAnsi="Times New Roman" w:cs="Times New Roman" w:hint="eastAsia"/>
          <w:sz w:val="24"/>
          <w:szCs w:val="24"/>
        </w:rPr>
        <w:t>ng</w:t>
      </w:r>
      <w:r w:rsidR="000A2977">
        <w:rPr>
          <w:rFonts w:ascii="Times New Roman" w:eastAsia="宋体" w:hAnsi="Times New Roman" w:cs="Times New Roman"/>
          <w:sz w:val="24"/>
          <w:szCs w:val="24"/>
        </w:rPr>
        <w:t xml:space="preserve"> </w:t>
      </w:r>
      <w:r w:rsidR="000A2977">
        <w:rPr>
          <w:rFonts w:ascii="Times New Roman" w:eastAsia="宋体" w:hAnsi="Times New Roman" w:cs="Times New Roman" w:hint="eastAsia"/>
          <w:sz w:val="24"/>
          <w:szCs w:val="24"/>
        </w:rPr>
        <w:t>m</w:t>
      </w:r>
      <w:r w:rsidR="000A2977">
        <w:rPr>
          <w:rFonts w:ascii="Times New Roman" w:eastAsia="宋体" w:hAnsi="Times New Roman" w:cs="Times New Roman"/>
          <w:sz w:val="24"/>
          <w:szCs w:val="24"/>
        </w:rPr>
        <w:t>L</w:t>
      </w:r>
      <w:r w:rsidR="000A2977" w:rsidRPr="000A2977">
        <w:rPr>
          <w:rFonts w:ascii="Times New Roman" w:eastAsia="宋体" w:hAnsi="Times New Roman" w:cs="Times New Roman"/>
          <w:sz w:val="24"/>
          <w:szCs w:val="24"/>
          <w:vertAlign w:val="superscript"/>
        </w:rPr>
        <w:t>-1</w:t>
      </w:r>
      <w:r w:rsidR="000A2977">
        <w:rPr>
          <w:rFonts w:ascii="Times New Roman" w:eastAsia="宋体" w:hAnsi="Times New Roman" w:cs="Times New Roman" w:hint="eastAsia"/>
          <w:sz w:val="24"/>
          <w:szCs w:val="24"/>
        </w:rPr>
        <w:t>。此外，其</w:t>
      </w:r>
      <w:r w:rsidR="008C6856">
        <w:rPr>
          <w:rFonts w:ascii="Times New Roman" w:eastAsia="宋体" w:hAnsi="Times New Roman" w:cs="Times New Roman" w:hint="eastAsia"/>
          <w:sz w:val="24"/>
          <w:szCs w:val="24"/>
        </w:rPr>
        <w:t>能够</w:t>
      </w:r>
      <w:r w:rsidR="008C6856" w:rsidRPr="008C6856">
        <w:rPr>
          <w:rFonts w:ascii="Times New Roman" w:eastAsia="宋体" w:hAnsi="Times New Roman" w:cs="Times New Roman"/>
          <w:sz w:val="24"/>
          <w:szCs w:val="24"/>
        </w:rPr>
        <w:t>区分患者和正常样本</w:t>
      </w:r>
      <w:r w:rsidR="008C6856">
        <w:rPr>
          <w:rFonts w:ascii="Times New Roman" w:eastAsia="宋体" w:hAnsi="Times New Roman" w:cs="Times New Roman" w:hint="eastAsia"/>
          <w:sz w:val="24"/>
          <w:szCs w:val="24"/>
        </w:rPr>
        <w:t>，</w:t>
      </w:r>
      <w:r w:rsidR="008C6856" w:rsidRPr="008C6856">
        <w:rPr>
          <w:rFonts w:ascii="Times New Roman" w:eastAsia="宋体" w:hAnsi="Times New Roman" w:cs="Times New Roman"/>
          <w:sz w:val="24"/>
          <w:szCs w:val="24"/>
        </w:rPr>
        <w:t>准确率约为</w:t>
      </w:r>
      <w:r w:rsidR="008C6856" w:rsidRPr="008C6856">
        <w:rPr>
          <w:rFonts w:ascii="Times New Roman" w:eastAsia="宋体" w:hAnsi="Times New Roman" w:cs="Times New Roman"/>
          <w:sz w:val="24"/>
          <w:szCs w:val="24"/>
        </w:rPr>
        <w:t>90%</w:t>
      </w:r>
      <w:r w:rsidR="008C6856" w:rsidRPr="008C6856">
        <w:rPr>
          <w:rFonts w:ascii="Times New Roman" w:eastAsia="宋体" w:hAnsi="Times New Roman" w:cs="Times New Roman"/>
          <w:sz w:val="24"/>
          <w:szCs w:val="24"/>
        </w:rPr>
        <w:t>。</w:t>
      </w:r>
      <w:r w:rsidR="008C6856">
        <w:rPr>
          <w:rFonts w:ascii="Times New Roman" w:eastAsia="宋体" w:hAnsi="Times New Roman" w:cs="Times New Roman" w:hint="eastAsia"/>
          <w:sz w:val="24"/>
          <w:szCs w:val="24"/>
        </w:rPr>
        <w:t>通过</w:t>
      </w:r>
      <w:r w:rsidR="000A2977">
        <w:rPr>
          <w:rFonts w:ascii="Times New Roman" w:eastAsia="宋体" w:hAnsi="Times New Roman" w:cs="Times New Roman" w:hint="eastAsia"/>
          <w:sz w:val="24"/>
          <w:szCs w:val="24"/>
        </w:rPr>
        <w:t>将传感器与</w:t>
      </w:r>
      <w:r w:rsidR="008C6856">
        <w:rPr>
          <w:rFonts w:ascii="Times New Roman" w:eastAsia="宋体" w:hAnsi="Times New Roman" w:cs="Times New Roman" w:hint="eastAsia"/>
          <w:sz w:val="24"/>
          <w:szCs w:val="24"/>
        </w:rPr>
        <w:t>电路系统</w:t>
      </w:r>
      <w:r w:rsidR="000A2977">
        <w:rPr>
          <w:rFonts w:ascii="Times New Roman" w:eastAsia="宋体" w:hAnsi="Times New Roman" w:cs="Times New Roman" w:hint="eastAsia"/>
          <w:sz w:val="24"/>
          <w:szCs w:val="24"/>
        </w:rPr>
        <w:t>集成</w:t>
      </w:r>
      <w:r w:rsidR="008C6856">
        <w:rPr>
          <w:rFonts w:ascii="Times New Roman" w:eastAsia="宋体" w:hAnsi="Times New Roman" w:cs="Times New Roman" w:hint="eastAsia"/>
          <w:sz w:val="24"/>
          <w:szCs w:val="24"/>
        </w:rPr>
        <w:t>制备了</w:t>
      </w:r>
      <w:r w:rsidR="008C6856" w:rsidRPr="008C6856">
        <w:rPr>
          <w:rFonts w:ascii="Times New Roman" w:eastAsia="宋体" w:hAnsi="Times New Roman" w:cs="Times New Roman"/>
          <w:sz w:val="24"/>
          <w:szCs w:val="24"/>
        </w:rPr>
        <w:t>手持式测试系统样机</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3g</w:t>
      </w:r>
      <w:r w:rsidR="00414507">
        <w:rPr>
          <w:rFonts w:ascii="Times New Roman" w:eastAsia="宋体" w:hAnsi="Times New Roman" w:cs="Times New Roman" w:hint="eastAsia"/>
          <w:sz w:val="24"/>
          <w:szCs w:val="24"/>
        </w:rPr>
        <w:t>）</w:t>
      </w:r>
      <w:r w:rsidR="008C6856">
        <w:rPr>
          <w:rFonts w:ascii="Times New Roman" w:eastAsia="宋体" w:hAnsi="Times New Roman" w:cs="Times New Roman" w:hint="eastAsia"/>
          <w:sz w:val="24"/>
          <w:szCs w:val="24"/>
        </w:rPr>
        <w:t>，</w:t>
      </w:r>
      <w:r w:rsidR="006744D6">
        <w:rPr>
          <w:rFonts w:ascii="Times New Roman" w:eastAsia="宋体" w:hAnsi="Times New Roman" w:cs="Times New Roman" w:hint="eastAsia"/>
          <w:sz w:val="24"/>
          <w:szCs w:val="24"/>
        </w:rPr>
        <w:t>其</w:t>
      </w:r>
      <w:r w:rsidR="008C6856" w:rsidRPr="008C6856">
        <w:rPr>
          <w:rFonts w:ascii="Times New Roman" w:eastAsia="宋体" w:hAnsi="Times New Roman" w:cs="Times New Roman"/>
          <w:sz w:val="24"/>
          <w:szCs w:val="24"/>
        </w:rPr>
        <w:t>可在</w:t>
      </w:r>
      <w:r w:rsidR="006744D6">
        <w:rPr>
          <w:rFonts w:ascii="Times New Roman" w:eastAsia="宋体" w:hAnsi="Times New Roman" w:cs="Times New Roman"/>
          <w:sz w:val="24"/>
          <w:szCs w:val="24"/>
        </w:rPr>
        <w:t xml:space="preserve">30 </w:t>
      </w:r>
      <w:r w:rsidR="006744D6">
        <w:rPr>
          <w:rFonts w:ascii="Times New Roman" w:eastAsia="宋体" w:hAnsi="Times New Roman" w:cs="Times New Roman" w:hint="eastAsia"/>
          <w:sz w:val="24"/>
          <w:szCs w:val="24"/>
        </w:rPr>
        <w:t>s</w:t>
      </w:r>
      <w:r w:rsidR="006744D6">
        <w:rPr>
          <w:rFonts w:ascii="Times New Roman" w:eastAsia="宋体" w:hAnsi="Times New Roman" w:cs="Times New Roman" w:hint="eastAsia"/>
          <w:sz w:val="24"/>
          <w:szCs w:val="24"/>
        </w:rPr>
        <w:t>左右</w:t>
      </w:r>
      <w:r w:rsidR="008C6856" w:rsidRPr="008C6856">
        <w:rPr>
          <w:rFonts w:ascii="Times New Roman" w:eastAsia="宋体" w:hAnsi="Times New Roman" w:cs="Times New Roman"/>
          <w:sz w:val="24"/>
          <w:szCs w:val="24"/>
        </w:rPr>
        <w:t>读取结果</w:t>
      </w:r>
      <w:r w:rsidR="006744D6">
        <w:rPr>
          <w:rFonts w:ascii="Times New Roman" w:eastAsia="宋体" w:hAnsi="Times New Roman" w:cs="Times New Roman" w:hint="eastAsia"/>
          <w:sz w:val="24"/>
          <w:szCs w:val="24"/>
        </w:rPr>
        <w:t>，比商用</w:t>
      </w:r>
      <w:r w:rsidR="006744D6">
        <w:rPr>
          <w:rFonts w:ascii="Times New Roman" w:eastAsia="宋体" w:hAnsi="Times New Roman" w:cs="Times New Roman" w:hint="eastAsia"/>
          <w:sz w:val="24"/>
          <w:szCs w:val="24"/>
        </w:rPr>
        <w:t>C</w:t>
      </w:r>
      <w:r w:rsidR="006744D6">
        <w:rPr>
          <w:rFonts w:ascii="Times New Roman" w:eastAsia="宋体" w:hAnsi="Times New Roman" w:cs="Times New Roman"/>
          <w:sz w:val="24"/>
          <w:szCs w:val="24"/>
        </w:rPr>
        <w:t>GIA</w:t>
      </w:r>
      <w:r w:rsidR="006744D6">
        <w:rPr>
          <w:rFonts w:ascii="Times New Roman" w:eastAsia="宋体" w:hAnsi="Times New Roman" w:cs="Times New Roman" w:hint="eastAsia"/>
          <w:sz w:val="24"/>
          <w:szCs w:val="24"/>
        </w:rPr>
        <w:t>试剂盒的检测速度（约</w:t>
      </w:r>
      <w:r w:rsidR="006744D6">
        <w:rPr>
          <w:rFonts w:ascii="Times New Roman" w:eastAsia="宋体" w:hAnsi="Times New Roman" w:cs="Times New Roman" w:hint="eastAsia"/>
          <w:sz w:val="24"/>
          <w:szCs w:val="24"/>
        </w:rPr>
        <w:t>5</w:t>
      </w:r>
      <w:r w:rsidR="006744D6">
        <w:rPr>
          <w:rFonts w:ascii="Times New Roman" w:eastAsia="宋体" w:hAnsi="Times New Roman" w:cs="Times New Roman" w:hint="eastAsia"/>
          <w:sz w:val="24"/>
          <w:szCs w:val="24"/>
        </w:rPr>
        <w:t>分钟）快了约</w:t>
      </w:r>
      <w:r w:rsidR="006744D6">
        <w:rPr>
          <w:rFonts w:ascii="Times New Roman" w:eastAsia="宋体" w:hAnsi="Times New Roman" w:cs="Times New Roman" w:hint="eastAsia"/>
          <w:sz w:val="24"/>
          <w:szCs w:val="24"/>
        </w:rPr>
        <w:t>1</w:t>
      </w:r>
      <w:r w:rsidR="006744D6">
        <w:rPr>
          <w:rFonts w:ascii="Times New Roman" w:eastAsia="宋体" w:hAnsi="Times New Roman" w:cs="Times New Roman"/>
          <w:sz w:val="24"/>
          <w:szCs w:val="24"/>
        </w:rPr>
        <w:t>0</w:t>
      </w:r>
      <w:r w:rsidR="006744D6">
        <w:rPr>
          <w:rFonts w:ascii="Times New Roman" w:eastAsia="宋体" w:hAnsi="Times New Roman" w:cs="Times New Roman" w:hint="eastAsia"/>
          <w:sz w:val="24"/>
          <w:szCs w:val="24"/>
        </w:rPr>
        <w:t>倍</w:t>
      </w:r>
      <w:r w:rsidR="008C6856" w:rsidRPr="008C6856">
        <w:rPr>
          <w:rFonts w:ascii="Times New Roman" w:eastAsia="宋体" w:hAnsi="Times New Roman" w:cs="Times New Roman"/>
          <w:sz w:val="24"/>
          <w:szCs w:val="24"/>
        </w:rPr>
        <w:t>。</w:t>
      </w:r>
      <w:r w:rsidR="00403412">
        <w:rPr>
          <w:rFonts w:ascii="Times New Roman" w:eastAsia="宋体" w:hAnsi="Times New Roman" w:cs="Times New Roman" w:hint="eastAsia"/>
          <w:sz w:val="24"/>
          <w:szCs w:val="24"/>
        </w:rPr>
        <w:t>Wei</w:t>
      </w:r>
      <w:r w:rsidR="00403412">
        <w:rPr>
          <w:rFonts w:ascii="Times New Roman" w:eastAsia="宋体" w:hAnsi="Times New Roman" w:cs="Times New Roman" w:hint="eastAsia"/>
          <w:sz w:val="24"/>
          <w:szCs w:val="24"/>
        </w:rPr>
        <w:t>等</w:t>
      </w:r>
      <w:r w:rsidR="0040341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&lt;EndNote&gt;&lt;Cite&gt;&lt;Author&gt;Kang&lt;/Author&gt;&lt;Year&gt;2021&lt;/Year&gt;&lt;RecNum&gt;448&lt;/RecNum&gt;&lt;DisplayText&gt;[44]&lt;/DisplayText&gt;&lt;record&gt;&lt;rec-number&gt;448&lt;/rec-number&gt;&lt;foreign-keys&gt;&lt;key app="EN" db-id="wfpvea5w2st2f2e00x4pe9ah5s9sdtta05r5" timestamp="1695025294"&gt;448&lt;/key&gt;&lt;key app="ENWeb" db-id=""&gt;0&lt;/key&gt;&lt;/foreign-keys&gt;&lt;ref-type name="Journal Article"&gt;17&lt;/ref-type&gt;&lt;contributors&gt;&lt;authors&gt;&lt;author&gt;Kang, Hua&lt;/author&gt;&lt;author&gt;Wang, Xuejun&lt;/author&gt;&lt;author&gt;Guo, Mingquan&lt;/author&gt;&lt;author&gt;Dai, Changhao&lt;/author&gt;&lt;author&gt;Chen, Renzhong&lt;/author&gt;&lt;author&gt;Yang, Lei&lt;/author&gt;&lt;author&gt;Wu, Yanling&lt;/author&gt;&lt;author&gt;Ying, Tianlei&lt;/author&gt;&lt;author&gt;Zhu, Zhaoqin&lt;/author&gt;&lt;author&gt;Wei, Dapeng&lt;/author&gt;&lt;author&gt;Liu, Yunqi&lt;/author&gt;&lt;author&gt;Wei, Dacheng&lt;/author&gt;&lt;/authors&gt;&lt;/contributors&gt;&lt;titles&gt;&lt;title&gt;Ultrasensitive Detection of SARS-CoV-2 Antibody by Graphene Field-Effect Transistors&lt;/title&gt;&lt;secondary-title&gt;Nano Letters&lt;/secondary-title&gt;&lt;/titles&gt;&lt;periodical&gt;&lt;full-title&gt;Nano Letters&lt;/full-title&gt;&lt;/periodical&gt;&lt;pages&gt;7897-7904&lt;/pages&gt;&lt;volume&gt;21&lt;/volume&gt;&lt;number&gt;19&lt;/number&gt;&lt;dates&gt;&lt;year&gt;2021&lt;/year&gt;&lt;/dates&gt;&lt;isbn&gt;1530-6984&amp;#xD;1530-6992&lt;/isbn&gt;&lt;urls&gt;&lt;/urls&gt;&lt;electronic-resource-num&gt;10.1021/acs.nanolett.1c00837&lt;/electronic-resource-num&gt;&lt;/record&gt;&lt;/Cite&gt;&lt;/EndNote&gt;</w:instrText>
      </w:r>
      <w:r w:rsidR="0040341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[44]</w:t>
      </w:r>
      <w:r w:rsidR="00403412">
        <w:rPr>
          <w:rFonts w:ascii="Times New Roman" w:eastAsia="宋体" w:hAnsi="Times New Roman" w:cs="Times New Roman"/>
          <w:sz w:val="24"/>
          <w:szCs w:val="24"/>
        </w:rPr>
        <w:fldChar w:fldCharType="end"/>
      </w:r>
      <w:r w:rsidR="00272DC2">
        <w:rPr>
          <w:rFonts w:ascii="Times New Roman" w:eastAsia="宋体" w:hAnsi="Times New Roman" w:cs="Times New Roman" w:hint="eastAsia"/>
          <w:sz w:val="24"/>
          <w:szCs w:val="24"/>
        </w:rPr>
        <w:t>开发了一种基于石墨</w:t>
      </w:r>
      <w:proofErr w:type="gramStart"/>
      <w:r w:rsidR="00272DC2">
        <w:rPr>
          <w:rFonts w:ascii="Times New Roman" w:eastAsia="宋体" w:hAnsi="Times New Roman" w:cs="Times New Roman" w:hint="eastAsia"/>
          <w:sz w:val="24"/>
          <w:szCs w:val="24"/>
        </w:rPr>
        <w:t>烯</w:t>
      </w:r>
      <w:proofErr w:type="gramEnd"/>
      <w:r w:rsidR="00272DC2">
        <w:rPr>
          <w:rFonts w:ascii="Times New Roman" w:eastAsia="宋体" w:hAnsi="Times New Roman" w:cs="Times New Roman" w:hint="eastAsia"/>
          <w:sz w:val="24"/>
          <w:szCs w:val="24"/>
        </w:rPr>
        <w:t>场效应晶体管的</w:t>
      </w:r>
      <w:r w:rsidR="00272DC2">
        <w:rPr>
          <w:rFonts w:ascii="Times New Roman" w:eastAsia="宋体" w:hAnsi="Times New Roman" w:cs="Times New Roman" w:hint="eastAsia"/>
          <w:sz w:val="24"/>
          <w:szCs w:val="24"/>
        </w:rPr>
        <w:t>S</w:t>
      </w:r>
      <w:r w:rsidR="00272DC2">
        <w:rPr>
          <w:rFonts w:ascii="Times New Roman" w:eastAsia="宋体" w:hAnsi="Times New Roman" w:cs="Times New Roman"/>
          <w:sz w:val="24"/>
          <w:szCs w:val="24"/>
        </w:rPr>
        <w:t>ARS-C</w:t>
      </w:r>
      <w:r w:rsidR="00272DC2">
        <w:rPr>
          <w:rFonts w:ascii="Times New Roman" w:eastAsia="宋体" w:hAnsi="Times New Roman" w:cs="Times New Roman" w:hint="eastAsia"/>
          <w:sz w:val="24"/>
          <w:szCs w:val="24"/>
        </w:rPr>
        <w:t>oV</w:t>
      </w:r>
      <w:r w:rsidR="00272DC2">
        <w:rPr>
          <w:rFonts w:ascii="Times New Roman" w:eastAsia="宋体" w:hAnsi="Times New Roman" w:cs="Times New Roman"/>
          <w:sz w:val="24"/>
          <w:szCs w:val="24"/>
        </w:rPr>
        <w:t>-2</w:t>
      </w:r>
      <w:r w:rsidR="00272DC2">
        <w:rPr>
          <w:rFonts w:ascii="Times New Roman" w:eastAsia="宋体" w:hAnsi="Times New Roman" w:cs="Times New Roman" w:hint="eastAsia"/>
          <w:sz w:val="24"/>
          <w:szCs w:val="24"/>
        </w:rPr>
        <w:t>抗体检测生物传感器</w:t>
      </w:r>
      <w:r w:rsidR="00A729D9">
        <w:rPr>
          <w:rFonts w:ascii="Times New Roman" w:eastAsia="宋体" w:hAnsi="Times New Roman" w:cs="Times New Roman" w:hint="eastAsia"/>
          <w:sz w:val="24"/>
          <w:szCs w:val="24"/>
        </w:rPr>
        <w:t>芯片</w:t>
      </w:r>
      <w:r w:rsidR="00272DC2">
        <w:rPr>
          <w:rFonts w:ascii="Times New Roman" w:eastAsia="宋体" w:hAnsi="Times New Roman" w:cs="Times New Roman" w:hint="eastAsia"/>
          <w:sz w:val="24"/>
          <w:szCs w:val="24"/>
        </w:rPr>
        <w:t>。</w:t>
      </w:r>
      <w:r w:rsidR="00A729D9">
        <w:rPr>
          <w:rFonts w:ascii="Times New Roman" w:eastAsia="宋体" w:hAnsi="Times New Roman" w:cs="Times New Roman" w:hint="eastAsia"/>
          <w:sz w:val="24"/>
          <w:szCs w:val="24"/>
        </w:rPr>
        <w:t>检测芯片通过半导体制造工艺制造。</w:t>
      </w:r>
      <w:r w:rsidR="000A2977">
        <w:rPr>
          <w:rFonts w:ascii="Times New Roman" w:eastAsia="宋体" w:hAnsi="Times New Roman" w:cs="Times New Roman" w:hint="eastAsia"/>
          <w:sz w:val="24"/>
          <w:szCs w:val="24"/>
        </w:rPr>
        <w:t>将</w:t>
      </w:r>
      <w:r w:rsidR="000A2977">
        <w:rPr>
          <w:rFonts w:ascii="Times New Roman" w:eastAsia="宋体" w:hAnsi="Times New Roman" w:cs="Times New Roman" w:hint="eastAsia"/>
          <w:sz w:val="24"/>
          <w:szCs w:val="24"/>
        </w:rPr>
        <w:t>S</w:t>
      </w:r>
      <w:r w:rsidR="000A2977">
        <w:rPr>
          <w:rFonts w:ascii="Times New Roman" w:eastAsia="宋体" w:hAnsi="Times New Roman" w:cs="Times New Roman"/>
          <w:sz w:val="24"/>
          <w:szCs w:val="24"/>
        </w:rPr>
        <w:t>ARS-C</w:t>
      </w:r>
      <w:r w:rsidR="000A2977">
        <w:rPr>
          <w:rFonts w:ascii="Times New Roman" w:eastAsia="宋体" w:hAnsi="Times New Roman" w:cs="Times New Roman" w:hint="eastAsia"/>
          <w:sz w:val="24"/>
          <w:szCs w:val="24"/>
        </w:rPr>
        <w:t>oV</w:t>
      </w:r>
      <w:r w:rsidR="000A2977">
        <w:rPr>
          <w:rFonts w:ascii="Times New Roman" w:eastAsia="宋体" w:hAnsi="Times New Roman" w:cs="Times New Roman"/>
          <w:sz w:val="24"/>
          <w:szCs w:val="24"/>
        </w:rPr>
        <w:t>-2</w:t>
      </w:r>
      <w:r w:rsidR="000A2977">
        <w:rPr>
          <w:rFonts w:ascii="Times New Roman" w:eastAsia="宋体" w:hAnsi="Times New Roman" w:cs="Times New Roman" w:hint="eastAsia"/>
          <w:sz w:val="24"/>
          <w:szCs w:val="24"/>
        </w:rPr>
        <w:t>刺突</w:t>
      </w:r>
      <w:r w:rsidR="000A2977">
        <w:rPr>
          <w:rFonts w:ascii="Times New Roman" w:eastAsia="宋体" w:hAnsi="Times New Roman" w:cs="Times New Roman" w:hint="eastAsia"/>
          <w:sz w:val="24"/>
          <w:szCs w:val="24"/>
        </w:rPr>
        <w:t>S</w:t>
      </w:r>
      <w:r w:rsidR="000A2977">
        <w:rPr>
          <w:rFonts w:ascii="Times New Roman" w:eastAsia="宋体" w:hAnsi="Times New Roman" w:cs="Times New Roman"/>
          <w:sz w:val="24"/>
          <w:szCs w:val="24"/>
        </w:rPr>
        <w:t>1</w:t>
      </w:r>
      <w:r w:rsidR="000A2977">
        <w:rPr>
          <w:rFonts w:ascii="Times New Roman" w:eastAsia="宋体" w:hAnsi="Times New Roman" w:cs="Times New Roman" w:hint="eastAsia"/>
          <w:sz w:val="24"/>
          <w:szCs w:val="24"/>
        </w:rPr>
        <w:t>蛋白</w:t>
      </w:r>
      <w:r w:rsidR="00A729D9">
        <w:rPr>
          <w:rFonts w:ascii="Times New Roman" w:eastAsia="宋体" w:hAnsi="Times New Roman" w:cs="Times New Roman" w:hint="eastAsia"/>
          <w:sz w:val="24"/>
          <w:szCs w:val="24"/>
        </w:rPr>
        <w:t>固定在石墨表面作为探针用于检测</w:t>
      </w:r>
      <w:r w:rsidR="00A729D9">
        <w:rPr>
          <w:rFonts w:ascii="Times New Roman" w:eastAsia="宋体" w:hAnsi="Times New Roman" w:cs="Times New Roman" w:hint="eastAsia"/>
          <w:sz w:val="24"/>
          <w:szCs w:val="24"/>
        </w:rPr>
        <w:t>S</w:t>
      </w:r>
      <w:r w:rsidR="00A729D9">
        <w:rPr>
          <w:rFonts w:ascii="Times New Roman" w:eastAsia="宋体" w:hAnsi="Times New Roman" w:cs="Times New Roman"/>
          <w:sz w:val="24"/>
          <w:szCs w:val="24"/>
        </w:rPr>
        <w:t>ARS-C</w:t>
      </w:r>
      <w:r w:rsidR="00A729D9">
        <w:rPr>
          <w:rFonts w:ascii="Times New Roman" w:eastAsia="宋体" w:hAnsi="Times New Roman" w:cs="Times New Roman" w:hint="eastAsia"/>
          <w:sz w:val="24"/>
          <w:szCs w:val="24"/>
        </w:rPr>
        <w:t>oV</w:t>
      </w:r>
      <w:r w:rsidR="00A729D9">
        <w:rPr>
          <w:rFonts w:ascii="Times New Roman" w:eastAsia="宋体" w:hAnsi="Times New Roman" w:cs="Times New Roman"/>
          <w:sz w:val="24"/>
          <w:szCs w:val="24"/>
        </w:rPr>
        <w:t>-2</w:t>
      </w:r>
      <w:r w:rsidR="00A729D9">
        <w:rPr>
          <w:rFonts w:ascii="Times New Roman" w:eastAsia="宋体" w:hAnsi="Times New Roman" w:cs="Times New Roman" w:hint="eastAsia"/>
          <w:sz w:val="24"/>
          <w:szCs w:val="24"/>
        </w:rPr>
        <w:t>抗体。</w:t>
      </w:r>
      <w:r w:rsidR="00A729D9">
        <w:rPr>
          <w:rFonts w:ascii="Times New Roman" w:eastAsia="宋体" w:hAnsi="Times New Roman" w:cs="Times New Roman" w:hint="eastAsia"/>
          <w:sz w:val="24"/>
          <w:szCs w:val="24"/>
        </w:rPr>
        <w:t>S</w:t>
      </w:r>
      <w:r w:rsidR="00A729D9">
        <w:rPr>
          <w:rFonts w:ascii="Times New Roman" w:eastAsia="宋体" w:hAnsi="Times New Roman" w:cs="Times New Roman"/>
          <w:sz w:val="24"/>
          <w:szCs w:val="24"/>
        </w:rPr>
        <w:t>ARS-C</w:t>
      </w:r>
      <w:r w:rsidR="00A729D9">
        <w:rPr>
          <w:rFonts w:ascii="Times New Roman" w:eastAsia="宋体" w:hAnsi="Times New Roman" w:cs="Times New Roman" w:hint="eastAsia"/>
          <w:sz w:val="24"/>
          <w:szCs w:val="24"/>
        </w:rPr>
        <w:t>oV</w:t>
      </w:r>
      <w:r w:rsidR="00A729D9">
        <w:rPr>
          <w:rFonts w:ascii="Times New Roman" w:eastAsia="宋体" w:hAnsi="Times New Roman" w:cs="Times New Roman"/>
          <w:sz w:val="24"/>
          <w:szCs w:val="24"/>
        </w:rPr>
        <w:t>-2</w:t>
      </w:r>
      <w:r w:rsidR="00A729D9">
        <w:rPr>
          <w:rFonts w:ascii="Times New Roman" w:eastAsia="宋体" w:hAnsi="Times New Roman" w:cs="Times New Roman" w:hint="eastAsia"/>
          <w:sz w:val="24"/>
          <w:szCs w:val="24"/>
        </w:rPr>
        <w:t>刺突</w:t>
      </w:r>
      <w:r w:rsidR="00A729D9">
        <w:rPr>
          <w:rFonts w:ascii="Times New Roman" w:eastAsia="宋体" w:hAnsi="Times New Roman" w:cs="Times New Roman" w:hint="eastAsia"/>
          <w:sz w:val="24"/>
          <w:szCs w:val="24"/>
        </w:rPr>
        <w:t>S</w:t>
      </w:r>
      <w:r w:rsidR="00A729D9">
        <w:rPr>
          <w:rFonts w:ascii="Times New Roman" w:eastAsia="宋体" w:hAnsi="Times New Roman" w:cs="Times New Roman"/>
          <w:sz w:val="24"/>
          <w:szCs w:val="24"/>
        </w:rPr>
        <w:t>1</w:t>
      </w:r>
      <w:r w:rsidR="00A729D9">
        <w:rPr>
          <w:rFonts w:ascii="Times New Roman" w:eastAsia="宋体" w:hAnsi="Times New Roman" w:cs="Times New Roman" w:hint="eastAsia"/>
          <w:sz w:val="24"/>
          <w:szCs w:val="24"/>
        </w:rPr>
        <w:t>蛋白与抗体的特异性结合能够转化为石墨</w:t>
      </w:r>
      <w:proofErr w:type="gramStart"/>
      <w:r w:rsidR="00A729D9">
        <w:rPr>
          <w:rFonts w:ascii="Times New Roman" w:eastAsia="宋体" w:hAnsi="Times New Roman" w:cs="Times New Roman" w:hint="eastAsia"/>
          <w:sz w:val="24"/>
          <w:szCs w:val="24"/>
        </w:rPr>
        <w:t>烯</w:t>
      </w:r>
      <w:proofErr w:type="gramEnd"/>
      <w:r w:rsidR="00A729D9">
        <w:rPr>
          <w:rFonts w:ascii="Times New Roman" w:eastAsia="宋体" w:hAnsi="Times New Roman" w:cs="Times New Roman" w:hint="eastAsia"/>
          <w:sz w:val="24"/>
          <w:szCs w:val="24"/>
        </w:rPr>
        <w:t>通道的电导变化。</w:t>
      </w:r>
      <w:r w:rsidR="006B6858">
        <w:rPr>
          <w:rFonts w:ascii="Times New Roman" w:eastAsia="宋体" w:hAnsi="Times New Roman" w:cs="Times New Roman" w:hint="eastAsia"/>
          <w:sz w:val="24"/>
          <w:szCs w:val="24"/>
        </w:rPr>
        <w:t>该</w:t>
      </w:r>
      <w:r w:rsidR="00A729D9">
        <w:rPr>
          <w:rFonts w:ascii="Times New Roman" w:eastAsia="宋体" w:hAnsi="Times New Roman" w:cs="Times New Roman"/>
          <w:sz w:val="24"/>
          <w:szCs w:val="24"/>
        </w:rPr>
        <w:t>FET</w:t>
      </w:r>
      <w:r w:rsidR="006B6858">
        <w:rPr>
          <w:rFonts w:ascii="Times New Roman" w:eastAsia="宋体" w:hAnsi="Times New Roman" w:cs="Times New Roman" w:hint="eastAsia"/>
          <w:sz w:val="24"/>
          <w:szCs w:val="24"/>
        </w:rPr>
        <w:t>生物传感器对</w:t>
      </w:r>
      <w:r w:rsidR="00A729D9" w:rsidRPr="00A729D9">
        <w:rPr>
          <w:rFonts w:ascii="Times New Roman" w:eastAsia="宋体" w:hAnsi="Times New Roman" w:cs="Times New Roman"/>
          <w:sz w:val="24"/>
          <w:szCs w:val="24"/>
        </w:rPr>
        <w:t>SARS-CoV-2</w:t>
      </w:r>
      <w:r w:rsidR="006B6858">
        <w:rPr>
          <w:rFonts w:ascii="Times New Roman" w:eastAsia="宋体" w:hAnsi="Times New Roman" w:cs="Times New Roman"/>
          <w:sz w:val="24"/>
          <w:szCs w:val="24"/>
        </w:rPr>
        <w:t>抗体</w:t>
      </w:r>
      <w:r w:rsidR="006B6858">
        <w:rPr>
          <w:rFonts w:ascii="Times New Roman" w:eastAsia="宋体" w:hAnsi="Times New Roman" w:cs="Times New Roman" w:hint="eastAsia"/>
          <w:sz w:val="24"/>
          <w:szCs w:val="24"/>
        </w:rPr>
        <w:t>的检测限为</w:t>
      </w:r>
      <w:r w:rsidR="00A729D9" w:rsidRPr="00A729D9">
        <w:rPr>
          <w:rFonts w:ascii="Times New Roman" w:eastAsia="宋体" w:hAnsi="Times New Roman" w:cs="Times New Roman"/>
          <w:sz w:val="24"/>
          <w:szCs w:val="24"/>
        </w:rPr>
        <w:t>390 ag mL</w:t>
      </w:r>
      <w:r w:rsidR="00A729D9" w:rsidRPr="006B6858">
        <w:rPr>
          <w:rFonts w:ascii="Times New Roman" w:eastAsia="宋体" w:hAnsi="Times New Roman" w:cs="Times New Roman"/>
          <w:sz w:val="24"/>
          <w:szCs w:val="24"/>
          <w:vertAlign w:val="superscript"/>
        </w:rPr>
        <w:t>−1</w:t>
      </w:r>
      <w:r w:rsidR="006B6858">
        <w:rPr>
          <w:rFonts w:ascii="Times New Roman" w:eastAsia="宋体" w:hAnsi="Times New Roman" w:cs="Times New Roman" w:hint="eastAsia"/>
          <w:sz w:val="24"/>
          <w:szCs w:val="24"/>
        </w:rPr>
        <w:t>。由于自</w:t>
      </w:r>
      <w:r w:rsidR="006B6858">
        <w:rPr>
          <w:rFonts w:ascii="Times New Roman" w:eastAsia="宋体" w:hAnsi="Times New Roman" w:cs="Times New Roman" w:hint="eastAsia"/>
          <w:sz w:val="24"/>
          <w:szCs w:val="24"/>
        </w:rPr>
        <w:t>2</w:t>
      </w:r>
      <w:r w:rsidR="006B6858">
        <w:rPr>
          <w:rFonts w:ascii="Times New Roman" w:eastAsia="宋体" w:hAnsi="Times New Roman" w:cs="Times New Roman"/>
          <w:sz w:val="24"/>
          <w:szCs w:val="24"/>
        </w:rPr>
        <w:t>019</w:t>
      </w:r>
      <w:r w:rsidR="006B6858">
        <w:rPr>
          <w:rFonts w:ascii="Times New Roman" w:eastAsia="宋体" w:hAnsi="Times New Roman" w:cs="Times New Roman" w:hint="eastAsia"/>
          <w:sz w:val="24"/>
          <w:szCs w:val="24"/>
        </w:rPr>
        <w:t>年</w:t>
      </w:r>
      <w:r w:rsidR="006B6858">
        <w:rPr>
          <w:rFonts w:ascii="Times New Roman" w:eastAsia="宋体" w:hAnsi="Times New Roman" w:cs="Times New Roman" w:hint="eastAsia"/>
          <w:sz w:val="24"/>
          <w:szCs w:val="24"/>
        </w:rPr>
        <w:t>C</w:t>
      </w:r>
      <w:r w:rsidR="006B6858">
        <w:rPr>
          <w:rFonts w:ascii="Times New Roman" w:eastAsia="宋体" w:hAnsi="Times New Roman" w:cs="Times New Roman"/>
          <w:sz w:val="24"/>
          <w:szCs w:val="24"/>
        </w:rPr>
        <w:t>OVID-19</w:t>
      </w:r>
      <w:r w:rsidR="006B6858">
        <w:rPr>
          <w:rFonts w:ascii="Times New Roman" w:eastAsia="宋体" w:hAnsi="Times New Roman" w:cs="Times New Roman" w:hint="eastAsia"/>
          <w:sz w:val="24"/>
          <w:szCs w:val="24"/>
        </w:rPr>
        <w:t>在世界范围的大流行对各国造成的沉重影响，许多研究致力于开发应对</w:t>
      </w:r>
      <w:r w:rsidR="006B6858" w:rsidRPr="006B6858">
        <w:rPr>
          <w:rFonts w:ascii="Times New Roman" w:eastAsia="宋体" w:hAnsi="Times New Roman" w:cs="Times New Roman"/>
          <w:sz w:val="24"/>
          <w:szCs w:val="24"/>
        </w:rPr>
        <w:t>COVID-19</w:t>
      </w:r>
      <w:r w:rsidR="006B6858">
        <w:rPr>
          <w:rFonts w:ascii="Times New Roman" w:eastAsia="宋体" w:hAnsi="Times New Roman" w:cs="Times New Roman" w:hint="eastAsia"/>
          <w:sz w:val="24"/>
          <w:szCs w:val="24"/>
        </w:rPr>
        <w:t>快速特异性检测的电化学蛋白质传感器，我们在表</w:t>
      </w:r>
      <w:r w:rsidR="006B6858">
        <w:rPr>
          <w:rFonts w:ascii="Times New Roman" w:eastAsia="宋体" w:hAnsi="Times New Roman" w:cs="Times New Roman" w:hint="eastAsia"/>
          <w:sz w:val="24"/>
          <w:szCs w:val="24"/>
        </w:rPr>
        <w:t>1</w:t>
      </w:r>
      <w:r w:rsidR="006B6858">
        <w:rPr>
          <w:rFonts w:ascii="Times New Roman" w:eastAsia="宋体" w:hAnsi="Times New Roman" w:cs="Times New Roman" w:hint="eastAsia"/>
          <w:sz w:val="24"/>
          <w:szCs w:val="24"/>
        </w:rPr>
        <w:t>中总结了相关研究报道</w:t>
      </w:r>
      <w:ins w:id="27" w:author="sor Sen" w:date="2023-09-25T19:22:00Z">
        <w:r w:rsidR="00835C07">
          <w:rPr>
            <w:rFonts w:ascii="Times New Roman" w:eastAsia="宋体" w:hAnsi="Times New Roman" w:cs="Times New Roman" w:hint="eastAsia"/>
            <w:sz w:val="24"/>
            <w:szCs w:val="24"/>
          </w:rPr>
          <w:t>中生物</w:t>
        </w:r>
      </w:ins>
      <w:r w:rsidR="006B6858">
        <w:rPr>
          <w:rFonts w:ascii="Times New Roman" w:eastAsia="宋体" w:hAnsi="Times New Roman" w:cs="Times New Roman" w:hint="eastAsia"/>
          <w:sz w:val="24"/>
          <w:szCs w:val="24"/>
        </w:rPr>
        <w:t>传感器的</w:t>
      </w:r>
      <w:del w:id="28" w:author="sor Sen" w:date="2023-09-25T19:22:00Z">
        <w:r w:rsidR="006B6858" w:rsidDel="00835C07">
          <w:rPr>
            <w:rFonts w:ascii="Times New Roman" w:eastAsia="宋体" w:hAnsi="Times New Roman" w:cs="Times New Roman" w:hint="eastAsia"/>
            <w:sz w:val="24"/>
            <w:szCs w:val="24"/>
          </w:rPr>
          <w:delText>特征</w:delText>
        </w:r>
      </w:del>
      <w:ins w:id="29" w:author="sor Sen" w:date="2023-09-25T19:22:00Z">
        <w:r w:rsidR="00835C07">
          <w:rPr>
            <w:rFonts w:ascii="Times New Roman" w:eastAsia="宋体" w:hAnsi="Times New Roman" w:cs="Times New Roman" w:hint="eastAsia"/>
            <w:sz w:val="24"/>
            <w:szCs w:val="24"/>
          </w:rPr>
          <w:t>性能</w:t>
        </w:r>
      </w:ins>
      <w:r w:rsidR="006B6858">
        <w:rPr>
          <w:rFonts w:ascii="Times New Roman" w:eastAsia="宋体" w:hAnsi="Times New Roman" w:cs="Times New Roman" w:hint="eastAsia"/>
          <w:sz w:val="24"/>
          <w:szCs w:val="24"/>
        </w:rPr>
        <w:t>参数。</w:t>
      </w:r>
    </w:p>
    <w:p w:rsidR="009B411B" w:rsidRDefault="009B411B" w:rsidP="00392CB3">
      <w:pPr>
        <w:spacing w:line="360" w:lineRule="auto"/>
        <w:ind w:firstLineChars="200" w:firstLine="480"/>
        <w:rPr>
          <w:rFonts w:ascii="Times New Roman" w:eastAsia="宋体" w:hAnsi="Times New Roman" w:cs="Times New Roman"/>
          <w:sz w:val="24"/>
          <w:szCs w:val="24"/>
        </w:rPr>
      </w:pPr>
      <w:r w:rsidRPr="009B411B">
        <w:rPr>
          <w:rFonts w:ascii="Times New Roman" w:eastAsia="宋体" w:hAnsi="Times New Roman" w:cs="Times New Roman" w:hint="eastAsia"/>
          <w:sz w:val="24"/>
          <w:szCs w:val="24"/>
        </w:rPr>
        <w:t>表</w:t>
      </w:r>
      <w:r w:rsidRPr="009B411B">
        <w:rPr>
          <w:rFonts w:ascii="Times New Roman" w:eastAsia="宋体" w:hAnsi="Times New Roman" w:cs="Times New Roman"/>
          <w:sz w:val="24"/>
          <w:szCs w:val="24"/>
        </w:rPr>
        <w:t>1 COVID-19</w:t>
      </w:r>
      <w:r w:rsidRPr="009B411B">
        <w:rPr>
          <w:rFonts w:ascii="Times New Roman" w:eastAsia="宋体" w:hAnsi="Times New Roman" w:cs="Times New Roman"/>
          <w:sz w:val="24"/>
          <w:szCs w:val="24"/>
        </w:rPr>
        <w:t>检测用电化学蛋白质传感器的性能对比</w:t>
      </w:r>
    </w:p>
    <w:tbl>
      <w:tblPr>
        <w:tblStyle w:val="a4"/>
        <w:tblpPr w:leftFromText="180" w:rightFromText="180" w:vertAnchor="page" w:horzAnchor="margin" w:tblpXSpec="center" w:tblpY="2026"/>
        <w:tblW w:w="97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701"/>
        <w:gridCol w:w="1417"/>
        <w:gridCol w:w="1418"/>
        <w:gridCol w:w="992"/>
        <w:gridCol w:w="1701"/>
        <w:gridCol w:w="567"/>
      </w:tblGrid>
      <w:tr w:rsidR="002C7535" w:rsidRPr="006B6858" w:rsidTr="002C7535">
        <w:tc>
          <w:tcPr>
            <w:tcW w:w="1985" w:type="dxa"/>
            <w:tcBorders>
              <w:top w:val="single" w:sz="4" w:space="0" w:color="auto"/>
              <w:bottom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lastRenderedPageBreak/>
              <w:t>Method</w:t>
            </w:r>
          </w:p>
        </w:tc>
        <w:tc>
          <w:tcPr>
            <w:tcW w:w="1701" w:type="dxa"/>
            <w:tcBorders>
              <w:top w:val="single" w:sz="4" w:space="0" w:color="auto"/>
              <w:bottom w:val="single" w:sz="4" w:space="0" w:color="auto"/>
            </w:tcBorders>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Materials</w:t>
            </w:r>
          </w:p>
        </w:tc>
        <w:tc>
          <w:tcPr>
            <w:tcW w:w="1417" w:type="dxa"/>
            <w:tcBorders>
              <w:top w:val="single" w:sz="4" w:space="0" w:color="auto"/>
              <w:bottom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B</w:t>
            </w:r>
            <w:r w:rsidRPr="00093D50">
              <w:rPr>
                <w:rFonts w:ascii="Times New Roman" w:eastAsia="宋体" w:hAnsi="Times New Roman" w:cs="Times New Roman"/>
                <w:szCs w:val="21"/>
              </w:rPr>
              <w:t>iomarker</w:t>
            </w:r>
          </w:p>
        </w:tc>
        <w:tc>
          <w:tcPr>
            <w:tcW w:w="1418" w:type="dxa"/>
            <w:tcBorders>
              <w:top w:val="single" w:sz="4" w:space="0" w:color="auto"/>
              <w:bottom w:val="single" w:sz="4" w:space="0" w:color="auto"/>
            </w:tcBorders>
          </w:tcPr>
          <w:p w:rsidR="002C7535" w:rsidRPr="006B6858" w:rsidRDefault="002C7535" w:rsidP="00E25FED">
            <w:pPr>
              <w:spacing w:line="360" w:lineRule="auto"/>
              <w:rPr>
                <w:rFonts w:ascii="Times New Roman" w:eastAsia="宋体" w:hAnsi="Times New Roman" w:cs="Times New Roman"/>
                <w:szCs w:val="21"/>
              </w:rPr>
            </w:pPr>
            <w:proofErr w:type="spellStart"/>
            <w:r>
              <w:rPr>
                <w:rFonts w:ascii="Times New Roman" w:eastAsia="宋体" w:hAnsi="Times New Roman" w:cs="Times New Roman" w:hint="eastAsia"/>
                <w:szCs w:val="21"/>
              </w:rPr>
              <w:t>Lo</w:t>
            </w:r>
            <w:r>
              <w:rPr>
                <w:rFonts w:ascii="Times New Roman" w:eastAsia="宋体" w:hAnsi="Times New Roman" w:cs="Times New Roman"/>
                <w:szCs w:val="21"/>
              </w:rPr>
              <w:t>D</w:t>
            </w:r>
            <w:proofErr w:type="spellEnd"/>
          </w:p>
        </w:tc>
        <w:tc>
          <w:tcPr>
            <w:tcW w:w="992" w:type="dxa"/>
            <w:tcBorders>
              <w:top w:val="single" w:sz="4" w:space="0" w:color="auto"/>
              <w:bottom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Response</w:t>
            </w:r>
            <w:r>
              <w:rPr>
                <w:rFonts w:ascii="Times New Roman" w:eastAsia="宋体" w:hAnsi="Times New Roman" w:cs="Times New Roman"/>
                <w:szCs w:val="21"/>
              </w:rPr>
              <w:t xml:space="preserve"> </w:t>
            </w:r>
            <w:r>
              <w:rPr>
                <w:rFonts w:ascii="Times New Roman" w:eastAsia="宋体" w:hAnsi="Times New Roman" w:cs="Times New Roman" w:hint="eastAsia"/>
                <w:szCs w:val="21"/>
              </w:rPr>
              <w:t>time</w:t>
            </w:r>
          </w:p>
        </w:tc>
        <w:tc>
          <w:tcPr>
            <w:tcW w:w="1701" w:type="dxa"/>
            <w:tcBorders>
              <w:top w:val="single" w:sz="4" w:space="0" w:color="auto"/>
              <w:bottom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R</w:t>
            </w:r>
            <w:r w:rsidRPr="00093D50">
              <w:rPr>
                <w:rFonts w:ascii="Times New Roman" w:eastAsia="宋体" w:hAnsi="Times New Roman" w:cs="Times New Roman"/>
                <w:szCs w:val="21"/>
              </w:rPr>
              <w:t>ange</w:t>
            </w:r>
          </w:p>
        </w:tc>
        <w:tc>
          <w:tcPr>
            <w:tcW w:w="567" w:type="dxa"/>
            <w:tcBorders>
              <w:top w:val="single" w:sz="4" w:space="0" w:color="auto"/>
              <w:bottom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sidRPr="006B6858">
              <w:rPr>
                <w:rFonts w:ascii="Times New Roman" w:eastAsia="宋体" w:hAnsi="Times New Roman" w:cs="Times New Roman" w:hint="eastAsia"/>
                <w:szCs w:val="21"/>
              </w:rPr>
              <w:t>Ref.</w:t>
            </w:r>
            <w:r w:rsidRPr="006B6858">
              <w:rPr>
                <w:rFonts w:ascii="Times New Roman" w:eastAsia="宋体" w:hAnsi="Times New Roman" w:cs="Times New Roman"/>
                <w:szCs w:val="21"/>
              </w:rPr>
              <w:t xml:space="preserve"> </w:t>
            </w:r>
          </w:p>
        </w:tc>
      </w:tr>
      <w:tr w:rsidR="002C7535" w:rsidRPr="006B6858" w:rsidTr="002C7535">
        <w:tc>
          <w:tcPr>
            <w:tcW w:w="1985" w:type="dxa"/>
            <w:tcBorders>
              <w:top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A</w:t>
            </w:r>
            <w:r w:rsidRPr="002C1DAE">
              <w:rPr>
                <w:rFonts w:ascii="Times New Roman" w:eastAsia="宋体" w:hAnsi="Times New Roman" w:cs="Times New Roman"/>
                <w:szCs w:val="21"/>
              </w:rPr>
              <w:t>ll-solid-state protein biosensor</w:t>
            </w:r>
          </w:p>
        </w:tc>
        <w:tc>
          <w:tcPr>
            <w:tcW w:w="1701" w:type="dxa"/>
            <w:tcBorders>
              <w:top w:val="single" w:sz="4" w:space="0" w:color="auto"/>
            </w:tcBorders>
          </w:tcPr>
          <w:p w:rsidR="002C7535" w:rsidRPr="002C1DAE"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C</w:t>
            </w:r>
            <w:r w:rsidRPr="002C1DAE">
              <w:rPr>
                <w:rFonts w:ascii="Times New Roman" w:eastAsia="宋体" w:hAnsi="Times New Roman" w:cs="Times New Roman"/>
                <w:szCs w:val="21"/>
              </w:rPr>
              <w:t xml:space="preserve">olloidal quantum </w:t>
            </w:r>
          </w:p>
          <w:p w:rsidR="002C7535" w:rsidRPr="0087266F" w:rsidRDefault="002C7535" w:rsidP="00E25FED">
            <w:pPr>
              <w:spacing w:line="360" w:lineRule="auto"/>
              <w:rPr>
                <w:rFonts w:ascii="Times New Roman" w:eastAsia="宋体" w:hAnsi="Times New Roman" w:cs="Times New Roman"/>
                <w:szCs w:val="21"/>
              </w:rPr>
            </w:pPr>
            <w:r w:rsidRPr="002C1DAE">
              <w:rPr>
                <w:rFonts w:ascii="Times New Roman" w:eastAsia="宋体" w:hAnsi="Times New Roman" w:cs="Times New Roman"/>
                <w:szCs w:val="21"/>
              </w:rPr>
              <w:t>dots</w:t>
            </w:r>
          </w:p>
        </w:tc>
        <w:tc>
          <w:tcPr>
            <w:tcW w:w="1417" w:type="dxa"/>
            <w:tcBorders>
              <w:top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sidRPr="0087266F">
              <w:rPr>
                <w:rFonts w:ascii="Times New Roman" w:eastAsia="宋体" w:hAnsi="Times New Roman" w:cs="Times New Roman"/>
                <w:szCs w:val="21"/>
              </w:rPr>
              <w:t>SARS-CoV-2 antibody</w:t>
            </w:r>
          </w:p>
        </w:tc>
        <w:tc>
          <w:tcPr>
            <w:tcW w:w="1418" w:type="dxa"/>
            <w:tcBorders>
              <w:top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sidRPr="0087266F">
              <w:rPr>
                <w:rFonts w:ascii="Times New Roman" w:eastAsia="宋体" w:hAnsi="Times New Roman" w:cs="Times New Roman"/>
                <w:szCs w:val="21"/>
              </w:rPr>
              <w:t>7.73 ng mL</w:t>
            </w:r>
            <w:r w:rsidRPr="0087266F">
              <w:rPr>
                <w:rFonts w:ascii="Times New Roman" w:eastAsia="宋体" w:hAnsi="Times New Roman" w:cs="Times New Roman"/>
                <w:szCs w:val="21"/>
                <w:vertAlign w:val="superscript"/>
              </w:rPr>
              <w:t>-1</w:t>
            </w:r>
          </w:p>
        </w:tc>
        <w:tc>
          <w:tcPr>
            <w:tcW w:w="992" w:type="dxa"/>
            <w:tcBorders>
              <w:top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0 s</w:t>
            </w:r>
          </w:p>
        </w:tc>
        <w:tc>
          <w:tcPr>
            <w:tcW w:w="1701" w:type="dxa"/>
            <w:tcBorders>
              <w:top w:val="single" w:sz="4" w:space="0" w:color="auto"/>
            </w:tcBorders>
          </w:tcPr>
          <w:p w:rsidR="002C7535" w:rsidRPr="006B6858" w:rsidRDefault="002C7535" w:rsidP="00E25FED">
            <w:pPr>
              <w:spacing w:line="360" w:lineRule="auto"/>
              <w:rPr>
                <w:rFonts w:ascii="Times New Roman" w:eastAsia="宋体" w:hAnsi="Times New Roman" w:cs="Times New Roman"/>
                <w:szCs w:val="21"/>
              </w:rPr>
            </w:pPr>
            <w:r w:rsidRPr="0087266F">
              <w:rPr>
                <w:rFonts w:ascii="Times New Roman" w:eastAsia="宋体" w:hAnsi="Times New Roman" w:cs="Times New Roman"/>
                <w:szCs w:val="21"/>
              </w:rPr>
              <w:t>50–1250 ng mL</w:t>
            </w:r>
            <w:r w:rsidRPr="0087266F">
              <w:rPr>
                <w:rFonts w:ascii="Times New Roman" w:eastAsia="宋体" w:hAnsi="Times New Roman" w:cs="Times New Roman"/>
                <w:szCs w:val="21"/>
                <w:vertAlign w:val="superscript"/>
              </w:rPr>
              <w:t>−1</w:t>
            </w:r>
          </w:p>
        </w:tc>
        <w:tc>
          <w:tcPr>
            <w:tcW w:w="567" w:type="dxa"/>
            <w:tcBorders>
              <w:top w:val="single" w:sz="4" w:space="0" w:color="auto"/>
            </w:tcBorders>
          </w:tcPr>
          <w:p w:rsidR="002C7535" w:rsidRPr="006B6858"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&lt;EndNote&gt;&lt;Cite&gt;&lt;Author&gt;Zhao&lt;/Author&gt;&lt;Year&gt;2022&lt;/Year&gt;&lt;RecNum&gt;447&lt;/RecNum&gt;&lt;DisplayText&gt;[8]&lt;/DisplayText&gt;&lt;record&gt;&lt;rec-number&gt;447&lt;/rec-number&gt;&lt;foreign-keys&gt;&lt;key app="EN" db-id="wfpvea5w2st2f2e00x4pe9ah5s9sdtta05r5" timestamp="1695022529"&gt;447&lt;/key&gt;&lt;key app="ENWeb" db-id=""&gt;0&lt;/key&gt;&lt;/foreign-keys&gt;&lt;ref-type name="Journal Article"&gt;17&lt;/ref-type&gt;&lt;contributors&gt;&lt;authors&gt;&lt;author&gt;Zhao, Yunong&lt;/author&gt;&lt;author&gt;Chen, Jianjun&lt;/author&gt;&lt;author&gt;Hu, Zhixiang&lt;/author&gt;&lt;author&gt;Chen, Yan&lt;/author&gt;&lt;author&gt;Tao, Yanbing&lt;/author&gt;&lt;author&gt;Wang, Le&lt;/author&gt;&lt;author&gt;Li, Long&lt;/author&gt;&lt;author&gt;Wang, Ping&lt;/author&gt;&lt;author&gt;Li, Hua-Yao&lt;/author&gt;&lt;author&gt;Zhang, Jianbing&lt;/author&gt;&lt;author&gt;Tang, Jiang&lt;/author&gt;&lt;author&gt;Liu, Huan&lt;/author&gt;&lt;/authors&gt;&lt;/contributors&gt;&lt;titles&gt;&lt;title&gt;All-solid-state SARS-CoV-2 protein biosensor employing colloidal quantum dots-modified electrode&lt;/title&gt;&lt;secondary-title&gt;Biosensors and Bioelectronics&lt;/secondary-title&gt;&lt;/titles&gt;&lt;periodical&gt;&lt;full-title&gt;Biosensors and Bioelectronics&lt;/full-title&gt;&lt;/periodical&gt;&lt;pages&gt;113974&lt;/pages&gt;&lt;volume&gt;202&lt;/volume&gt;&lt;dates&gt;&lt;year&gt;2022&lt;/year&gt;&lt;/dates&gt;&lt;isbn&gt;09565663&lt;/isbn&gt;&lt;urls&gt;&lt;/urls&gt;&lt;electronic-resource-num&gt;10.1016/j.bios.2022.113974&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[8]</w:t>
            </w:r>
            <w:r>
              <w:rPr>
                <w:rFonts w:ascii="Times New Roman" w:eastAsia="宋体" w:hAnsi="Times New Roman" w:cs="Times New Roman"/>
                <w:szCs w:val="21"/>
              </w:rPr>
              <w:fldChar w:fldCharType="end"/>
            </w:r>
          </w:p>
        </w:tc>
      </w:tr>
      <w:tr w:rsidR="002C7535" w:rsidRPr="006B6858" w:rsidTr="002C7535">
        <w:tc>
          <w:tcPr>
            <w:tcW w:w="1985" w:type="dxa"/>
          </w:tcPr>
          <w:p w:rsidR="002C7535" w:rsidRPr="00BD5C96" w:rsidRDefault="002C7535" w:rsidP="00BD5C96">
            <w:pPr>
              <w:spacing w:line="360" w:lineRule="auto"/>
              <w:rPr>
                <w:rFonts w:ascii="Times New Roman" w:eastAsia="宋体" w:hAnsi="Times New Roman" w:cs="Times New Roman"/>
                <w:szCs w:val="21"/>
              </w:rPr>
            </w:pPr>
            <w:r>
              <w:rPr>
                <w:rFonts w:ascii="Times New Roman" w:eastAsia="宋体" w:hAnsi="Times New Roman" w:cs="Times New Roman"/>
                <w:szCs w:val="21"/>
              </w:rPr>
              <w:t>Cotton-</w:t>
            </w:r>
            <w:r>
              <w:rPr>
                <w:rFonts w:ascii="Times New Roman" w:eastAsia="宋体" w:hAnsi="Times New Roman" w:cs="Times New Roman" w:hint="eastAsia"/>
                <w:szCs w:val="21"/>
              </w:rPr>
              <w:t>t</w:t>
            </w:r>
            <w:r w:rsidRPr="00C654C1">
              <w:rPr>
                <w:rFonts w:ascii="Times New Roman" w:eastAsia="宋体" w:hAnsi="Times New Roman" w:cs="Times New Roman"/>
                <w:szCs w:val="21"/>
              </w:rPr>
              <w:t>ipped</w:t>
            </w:r>
            <w:r>
              <w:rPr>
                <w:rFonts w:ascii="Times New Roman" w:eastAsia="宋体" w:hAnsi="Times New Roman" w:cs="Times New Roman"/>
                <w:szCs w:val="21"/>
              </w:rPr>
              <w:t xml:space="preserve"> </w:t>
            </w:r>
            <w:r>
              <w:rPr>
                <w:rFonts w:ascii="Times New Roman" w:eastAsia="宋体" w:hAnsi="Times New Roman" w:cs="Times New Roman" w:hint="eastAsia"/>
                <w:szCs w:val="21"/>
              </w:rPr>
              <w:t>e</w:t>
            </w:r>
            <w:r w:rsidRPr="00BD5C96">
              <w:rPr>
                <w:rFonts w:ascii="Times New Roman" w:eastAsia="宋体" w:hAnsi="Times New Roman" w:cs="Times New Roman"/>
                <w:szCs w:val="21"/>
              </w:rPr>
              <w:t xml:space="preserve">lectrochemical </w:t>
            </w:r>
          </w:p>
          <w:p w:rsidR="002C7535" w:rsidRPr="00B964CF" w:rsidRDefault="002C7535" w:rsidP="00BD5C96">
            <w:pPr>
              <w:spacing w:line="360" w:lineRule="auto"/>
              <w:rPr>
                <w:rFonts w:ascii="Times New Roman" w:eastAsia="宋体" w:hAnsi="Times New Roman" w:cs="Times New Roman"/>
                <w:szCs w:val="21"/>
              </w:rPr>
            </w:pPr>
            <w:r w:rsidRPr="00BD5C96">
              <w:rPr>
                <w:rFonts w:ascii="Times New Roman" w:eastAsia="宋体" w:hAnsi="Times New Roman" w:cs="Times New Roman"/>
                <w:szCs w:val="21"/>
              </w:rPr>
              <w:t>immunosensor</w:t>
            </w:r>
          </w:p>
        </w:tc>
        <w:tc>
          <w:tcPr>
            <w:tcW w:w="1701" w:type="dxa"/>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C</w:t>
            </w:r>
            <w:r w:rsidRPr="00C654C1">
              <w:rPr>
                <w:rFonts w:ascii="Times New Roman" w:eastAsia="宋体" w:hAnsi="Times New Roman" w:cs="Times New Roman"/>
                <w:szCs w:val="21"/>
              </w:rPr>
              <w:t>arbon nanofiber</w:t>
            </w:r>
          </w:p>
        </w:tc>
        <w:tc>
          <w:tcPr>
            <w:tcW w:w="1417" w:type="dxa"/>
          </w:tcPr>
          <w:p w:rsidR="002C7535" w:rsidRPr="00B964CF" w:rsidRDefault="002C7535" w:rsidP="00C654C1">
            <w:pPr>
              <w:spacing w:line="360" w:lineRule="auto"/>
              <w:rPr>
                <w:rFonts w:ascii="Times New Roman" w:eastAsia="宋体" w:hAnsi="Times New Roman" w:cs="Times New Roman"/>
                <w:szCs w:val="21"/>
              </w:rPr>
            </w:pPr>
            <w:r w:rsidRPr="00C654C1">
              <w:rPr>
                <w:rFonts w:ascii="Times New Roman" w:eastAsia="宋体" w:hAnsi="Times New Roman" w:cs="Times New Roman"/>
                <w:szCs w:val="21"/>
              </w:rPr>
              <w:t xml:space="preserve">SARS-CoV-2 </w:t>
            </w:r>
            <w:r>
              <w:rPr>
                <w:rFonts w:ascii="Times New Roman" w:eastAsia="宋体" w:hAnsi="Times New Roman" w:cs="Times New Roman"/>
                <w:szCs w:val="21"/>
              </w:rPr>
              <w:t>antigen</w:t>
            </w:r>
          </w:p>
        </w:tc>
        <w:tc>
          <w:tcPr>
            <w:tcW w:w="1418" w:type="dxa"/>
          </w:tcPr>
          <w:p w:rsidR="002C7535" w:rsidRDefault="002C7535" w:rsidP="00C7717C">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 xml:space="preserve">.8 </w:t>
            </w:r>
            <w:proofErr w:type="spellStart"/>
            <w:r>
              <w:rPr>
                <w:rFonts w:ascii="Times New Roman" w:eastAsia="宋体" w:hAnsi="Times New Roman" w:cs="Times New Roman" w:hint="eastAsia"/>
                <w:szCs w:val="21"/>
              </w:rPr>
              <w:t>pg</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mL</w:t>
            </w:r>
            <w:r w:rsidRPr="00206328">
              <w:rPr>
                <w:rFonts w:ascii="Times New Roman" w:eastAsia="宋体" w:hAnsi="Times New Roman" w:cs="Times New Roman"/>
                <w:szCs w:val="21"/>
                <w:vertAlign w:val="superscript"/>
              </w:rPr>
              <w:t>-1</w:t>
            </w:r>
          </w:p>
        </w:tc>
        <w:tc>
          <w:tcPr>
            <w:tcW w:w="992" w:type="dxa"/>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p>
        </w:tc>
        <w:tc>
          <w:tcPr>
            <w:tcW w:w="1701" w:type="dxa"/>
          </w:tcPr>
          <w:p w:rsidR="002C7535" w:rsidRDefault="002C7535" w:rsidP="000E025C">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1-10</w:t>
            </w:r>
            <w:r w:rsidRPr="000E025C">
              <w:rPr>
                <w:rFonts w:ascii="Times New Roman" w:eastAsia="宋体" w:hAnsi="Times New Roman" w:cs="Times New Roman"/>
                <w:szCs w:val="21"/>
                <w:vertAlign w:val="superscript"/>
              </w:rPr>
              <w:t>6</w:t>
            </w:r>
            <w:r>
              <w:rPr>
                <w:rFonts w:ascii="Times New Roman" w:eastAsia="宋体" w:hAnsi="Times New Roman" w:cs="Times New Roman"/>
                <w:szCs w:val="21"/>
              </w:rPr>
              <w:t xml:space="preserve"> </w:t>
            </w:r>
            <w:proofErr w:type="spellStart"/>
            <w:r>
              <w:rPr>
                <w:rFonts w:ascii="Times New Roman" w:eastAsia="宋体" w:hAnsi="Times New Roman" w:cs="Times New Roman" w:hint="eastAsia"/>
                <w:szCs w:val="21"/>
              </w:rPr>
              <w:t>pg</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mL</w:t>
            </w:r>
            <w:r w:rsidRPr="000E025C">
              <w:rPr>
                <w:rFonts w:ascii="Times New Roman" w:eastAsia="宋体" w:hAnsi="Times New Roman" w:cs="Times New Roman" w:hint="eastAsia"/>
                <w:szCs w:val="21"/>
                <w:vertAlign w:val="superscript"/>
              </w:rPr>
              <w:t>-1</w:t>
            </w:r>
          </w:p>
        </w:tc>
        <w:tc>
          <w:tcPr>
            <w:tcW w:w="567" w:type="dxa"/>
          </w:tcPr>
          <w:p w:rsidR="002C7535"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&lt;EndNote&gt;&lt;Cite&gt;&lt;Author&gt;Eissa&lt;/Author&gt;&lt;Year&gt;2020&lt;/Year&gt;&lt;RecNum&gt;451&lt;/RecNum&gt;&lt;DisplayText&gt;[45]&lt;/DisplayText&gt;&lt;record&gt;&lt;rec-number&gt;451&lt;/rec-number&gt;&lt;foreign-keys&gt;&lt;key app="EN" db-id="wfpvea5w2st2f2e00x4pe9ah5s9sdtta05r5" timestamp="1695174631"&gt;451&lt;/key&gt;&lt;key app="ENWeb" db-id=""&gt;0&lt;/key&gt;&lt;/foreign-keys&gt;&lt;ref-type name="Journal Article"&gt;17&lt;/ref-type&gt;&lt;contributors&gt;&lt;authors&gt;&lt;author&gt;Eissa, Shimaa&lt;/author&gt;&lt;author&gt;Zourob, Mohammed&lt;/author&gt;&lt;/authors&gt;&lt;/contributors&gt;&lt;titles&gt;&lt;title&gt;Development of a Low-Cost Cotton-Tipped Electrochemical Immunosensor for the Detection of SARS-CoV-2&lt;/title&gt;&lt;secondary-title&gt;Analytical Chemistry&lt;/secondary-title&gt;&lt;/titles&gt;&lt;periodical&gt;&lt;full-title&gt;Analytical Chemistry&lt;/full-title&gt;&lt;abbr-1&gt;Anal Chem&lt;/abbr-1&gt;&lt;/periodical&gt;&lt;pages&gt;1826-1833&lt;/pages&gt;&lt;volume&gt;93&lt;/volume&gt;&lt;number&gt;3&lt;/number&gt;&lt;dates&gt;&lt;year&gt;2020&lt;/year&gt;&lt;/dates&gt;&lt;isbn&gt;0003-2700&amp;#xD;1520-6882&lt;/isbn&gt;&lt;urls&gt;&lt;/urls&gt;&lt;electronic-resource-num&gt;10.1021/acs.analchem.0c04719&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[45]</w:t>
            </w:r>
            <w:r>
              <w:rPr>
                <w:rFonts w:ascii="Times New Roman" w:eastAsia="宋体" w:hAnsi="Times New Roman" w:cs="Times New Roman"/>
                <w:szCs w:val="21"/>
              </w:rPr>
              <w:fldChar w:fldCharType="end"/>
            </w:r>
          </w:p>
        </w:tc>
      </w:tr>
      <w:tr w:rsidR="002C7535" w:rsidRPr="006B6858" w:rsidTr="002C7535">
        <w:tc>
          <w:tcPr>
            <w:tcW w:w="1985" w:type="dxa"/>
          </w:tcPr>
          <w:p w:rsidR="002C7535" w:rsidRDefault="002C7535" w:rsidP="00E25FED">
            <w:pPr>
              <w:spacing w:line="360" w:lineRule="auto"/>
              <w:rPr>
                <w:rFonts w:ascii="Times New Roman" w:eastAsia="宋体" w:hAnsi="Times New Roman" w:cs="Times New Roman"/>
                <w:szCs w:val="21"/>
              </w:rPr>
            </w:pPr>
            <w:r w:rsidRPr="00B964CF">
              <w:rPr>
                <w:rFonts w:ascii="Times New Roman" w:eastAsia="宋体" w:hAnsi="Times New Roman" w:cs="Times New Roman"/>
                <w:szCs w:val="21"/>
              </w:rPr>
              <w:t>Paper-based electrochemical biosensor</w:t>
            </w:r>
          </w:p>
        </w:tc>
        <w:tc>
          <w:tcPr>
            <w:tcW w:w="1701" w:type="dxa"/>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G</w:t>
            </w:r>
            <w:r w:rsidRPr="00B964CF">
              <w:rPr>
                <w:rFonts w:ascii="Times New Roman" w:eastAsia="宋体" w:hAnsi="Times New Roman" w:cs="Times New Roman"/>
                <w:szCs w:val="21"/>
              </w:rPr>
              <w:t>raphene oxide</w:t>
            </w:r>
          </w:p>
        </w:tc>
        <w:tc>
          <w:tcPr>
            <w:tcW w:w="1417" w:type="dxa"/>
          </w:tcPr>
          <w:p w:rsidR="002C7535" w:rsidRPr="00BF7D12" w:rsidRDefault="002C7535" w:rsidP="00B964CF">
            <w:pPr>
              <w:spacing w:line="360" w:lineRule="auto"/>
              <w:rPr>
                <w:rFonts w:ascii="Times New Roman" w:eastAsia="宋体" w:hAnsi="Times New Roman" w:cs="Times New Roman"/>
                <w:szCs w:val="21"/>
              </w:rPr>
            </w:pPr>
            <w:r w:rsidRPr="00B964CF">
              <w:rPr>
                <w:rFonts w:ascii="Times New Roman" w:eastAsia="宋体" w:hAnsi="Times New Roman" w:cs="Times New Roman"/>
                <w:szCs w:val="21"/>
              </w:rPr>
              <w:t>SARS-CoV-2 antibody</w:t>
            </w:r>
          </w:p>
        </w:tc>
        <w:tc>
          <w:tcPr>
            <w:tcW w:w="1418" w:type="dxa"/>
          </w:tcPr>
          <w:p w:rsidR="002C7535" w:rsidRPr="00BF7D12" w:rsidRDefault="002C7535" w:rsidP="00C7717C">
            <w:pPr>
              <w:spacing w:line="360" w:lineRule="auto"/>
              <w:rPr>
                <w:rFonts w:ascii="Times New Roman" w:eastAsia="宋体" w:hAnsi="Times New Roman" w:cs="Times New Roman"/>
                <w:szCs w:val="21"/>
              </w:rPr>
            </w:pPr>
            <w:r>
              <w:rPr>
                <w:rFonts w:ascii="Times New Roman" w:eastAsia="宋体" w:hAnsi="Times New Roman" w:cs="Times New Roman"/>
                <w:szCs w:val="21"/>
              </w:rPr>
              <w:t>1 ng mL</w:t>
            </w:r>
            <w:r w:rsidRPr="00C7717C">
              <w:rPr>
                <w:rFonts w:ascii="Times New Roman" w:eastAsia="宋体" w:hAnsi="Times New Roman" w:cs="Times New Roman"/>
                <w:szCs w:val="21"/>
                <w:vertAlign w:val="superscript"/>
              </w:rPr>
              <w:t>-1</w:t>
            </w:r>
            <w:r>
              <w:rPr>
                <w:rFonts w:ascii="Times New Roman" w:eastAsia="宋体" w:hAnsi="Times New Roman" w:cs="Times New Roman"/>
                <w:szCs w:val="21"/>
              </w:rPr>
              <w:t xml:space="preserve"> </w:t>
            </w:r>
          </w:p>
        </w:tc>
        <w:tc>
          <w:tcPr>
            <w:tcW w:w="992" w:type="dxa"/>
          </w:tcPr>
          <w:p w:rsidR="002C7535" w:rsidRPr="00C7717C"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30 min</w:t>
            </w:r>
          </w:p>
        </w:tc>
        <w:tc>
          <w:tcPr>
            <w:tcW w:w="1701" w:type="dxa"/>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-1000 ng mL</w:t>
            </w:r>
            <w:r w:rsidRPr="00C7717C">
              <w:rPr>
                <w:rFonts w:ascii="Times New Roman" w:eastAsia="宋体" w:hAnsi="Times New Roman" w:cs="Times New Roman"/>
                <w:szCs w:val="21"/>
                <w:vertAlign w:val="superscript"/>
              </w:rPr>
              <w:t>-1</w:t>
            </w:r>
          </w:p>
        </w:tc>
        <w:tc>
          <w:tcPr>
            <w:tcW w:w="567" w:type="dxa"/>
          </w:tcPr>
          <w:p w:rsidR="002C7535"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&lt;EndNote&gt;&lt;Cite&gt;&lt;Author&gt;Yakoh&lt;/Author&gt;&lt;Year&gt;2021&lt;/Year&gt;&lt;RecNum&gt;439&lt;/RecNum&gt;&lt;DisplayText&gt;[34]&lt;/DisplayText&gt;&lt;record&gt;&lt;rec-number&gt;439&lt;/rec-number&gt;&lt;foreign-keys&gt;&lt;key app="EN" db-id="wfpvea5w2st2f2e00x4pe9ah5s9sdtta05r5" timestamp="1694871908"&gt;439&lt;/key&gt;&lt;key app="ENWeb" db-id=""&gt;0&lt;/key&gt;&lt;/foreign-keys&gt;&lt;ref-type name="Journal Article"&gt;17&lt;/ref-type&gt;&lt;contributors&gt;&lt;authors&gt;&lt;author&gt;Yakoh, Abdulhadee&lt;/author&gt;&lt;author&gt;Pimpitak, Umaporn&lt;/author&gt;&lt;author&gt;Rengpipat, Sirirat&lt;/author&gt;&lt;author&gt;Hirankarn, Nattiya&lt;/author&gt;&lt;author&gt;Chailapakul, Orawon&lt;/author&gt;&lt;author&gt;Chaiyo, Sudkate&lt;/author&gt;&lt;/authors&gt;&lt;/contributors&gt;&lt;titles&gt;&lt;title&gt;Paper-based electrochemical biosensor for diagnosing COVID-19: Detection of SARS-CoV-2 antibodies and antigen&lt;/title&gt;&lt;secondary-title&gt;Biosensors and Bioelectronics&lt;/secondary-title&gt;&lt;/titles&gt;&lt;periodical&gt;&lt;full-title&gt;Biosensors and Bioelectronics&lt;/full-title&gt;&lt;/periodical&gt;&lt;pages&gt;112912&lt;/pages&gt;&lt;volume&gt;176&lt;/volume&gt;&lt;dates&gt;&lt;year&gt;2021&lt;/year&gt;&lt;/dates&gt;&lt;isbn&gt;09565663&lt;/isbn&gt;&lt;urls&gt;&lt;/urls&gt;&lt;electronic-resource-num&gt;10.1016/j.bios.2020.112912&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[34]</w:t>
            </w:r>
            <w:r>
              <w:rPr>
                <w:rFonts w:ascii="Times New Roman" w:eastAsia="宋体" w:hAnsi="Times New Roman" w:cs="Times New Roman"/>
                <w:szCs w:val="21"/>
              </w:rPr>
              <w:fldChar w:fldCharType="end"/>
            </w:r>
          </w:p>
        </w:tc>
      </w:tr>
      <w:tr w:rsidR="002C7535" w:rsidRPr="006B6858" w:rsidTr="002C7535">
        <w:tc>
          <w:tcPr>
            <w:tcW w:w="1985" w:type="dxa"/>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T</w:t>
            </w:r>
            <w:r w:rsidRPr="006C213F">
              <w:rPr>
                <w:rFonts w:ascii="Times New Roman" w:eastAsia="宋体" w:hAnsi="Times New Roman" w:cs="Times New Roman"/>
                <w:szCs w:val="21"/>
              </w:rPr>
              <w:t>hin film electrode</w:t>
            </w:r>
          </w:p>
        </w:tc>
        <w:tc>
          <w:tcPr>
            <w:tcW w:w="1701" w:type="dxa"/>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M</w:t>
            </w:r>
            <w:r w:rsidRPr="006C213F">
              <w:rPr>
                <w:rFonts w:ascii="Times New Roman" w:eastAsia="宋体" w:hAnsi="Times New Roman" w:cs="Times New Roman"/>
                <w:szCs w:val="21"/>
              </w:rPr>
              <w:t>olecularly imprinted polymers</w:t>
            </w:r>
          </w:p>
        </w:tc>
        <w:tc>
          <w:tcPr>
            <w:tcW w:w="1417" w:type="dxa"/>
          </w:tcPr>
          <w:p w:rsidR="002C7535" w:rsidRPr="00BF7D12" w:rsidRDefault="002C7535" w:rsidP="006C213F">
            <w:pPr>
              <w:spacing w:line="360" w:lineRule="auto"/>
              <w:rPr>
                <w:rFonts w:ascii="Times New Roman" w:eastAsia="宋体" w:hAnsi="Times New Roman" w:cs="Times New Roman"/>
                <w:szCs w:val="21"/>
              </w:rPr>
            </w:pPr>
            <w:r>
              <w:rPr>
                <w:rFonts w:ascii="Times New Roman" w:eastAsia="宋体" w:hAnsi="Times New Roman" w:cs="Times New Roman"/>
                <w:szCs w:val="21"/>
              </w:rPr>
              <w:t>SARS-CoV-</w:t>
            </w:r>
            <w:r w:rsidRPr="006C213F">
              <w:rPr>
                <w:rFonts w:ascii="Times New Roman" w:eastAsia="宋体" w:hAnsi="Times New Roman" w:cs="Times New Roman"/>
                <w:szCs w:val="21"/>
              </w:rPr>
              <w:t>2 antigen</w:t>
            </w:r>
          </w:p>
        </w:tc>
        <w:tc>
          <w:tcPr>
            <w:tcW w:w="1418" w:type="dxa"/>
          </w:tcPr>
          <w:p w:rsidR="002C7535" w:rsidRPr="00BF7D12"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15 </w:t>
            </w:r>
            <w:proofErr w:type="spellStart"/>
            <w:r>
              <w:rPr>
                <w:rFonts w:ascii="Times New Roman" w:eastAsia="宋体" w:hAnsi="Times New Roman" w:cs="Times New Roman"/>
                <w:szCs w:val="21"/>
              </w:rPr>
              <w:t>fM</w:t>
            </w:r>
            <w:proofErr w:type="spellEnd"/>
          </w:p>
        </w:tc>
        <w:tc>
          <w:tcPr>
            <w:tcW w:w="992" w:type="dxa"/>
          </w:tcPr>
          <w:p w:rsidR="002C7535" w:rsidRPr="00BF7D12"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p>
        </w:tc>
        <w:tc>
          <w:tcPr>
            <w:tcW w:w="1701" w:type="dxa"/>
          </w:tcPr>
          <w:p w:rsidR="002C7535"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2.22-111 </w:t>
            </w:r>
            <w:proofErr w:type="spellStart"/>
            <w:r>
              <w:rPr>
                <w:rFonts w:ascii="Times New Roman" w:eastAsia="宋体" w:hAnsi="Times New Roman" w:cs="Times New Roman"/>
                <w:szCs w:val="21"/>
              </w:rPr>
              <w:t>fM</w:t>
            </w:r>
            <w:proofErr w:type="spellEnd"/>
          </w:p>
        </w:tc>
        <w:tc>
          <w:tcPr>
            <w:tcW w:w="567" w:type="dxa"/>
          </w:tcPr>
          <w:p w:rsidR="002C7535"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&lt;EndNote&gt;&lt;Cite&gt;&lt;Author&gt;Raziq&lt;/Author&gt;&lt;Year&gt;2021&lt;/Year&gt;&lt;RecNum&gt;450&lt;/RecNum&gt;&lt;DisplayText&gt;[46]&lt;/DisplayText&gt;&lt;record&gt;&lt;rec-number&gt;450&lt;/rec-number&gt;&lt;foreign-keys&gt;&lt;key app="EN" db-id="wfpvea5w2st2f2e00x4pe9ah5s9sdtta05r5" timestamp="1695047044"&gt;450&lt;/key&gt;&lt;key app="ENWeb" db-id=""&gt;0&lt;/key&gt;&lt;/foreign-keys&gt;&lt;ref-type name="Journal Article"&gt;17&lt;/ref-type&gt;&lt;contributors&gt;&lt;authors&gt;&lt;author&gt;Raziq, Abdul&lt;/author&gt;&lt;author&gt;Kidakova, Anna&lt;/author&gt;&lt;author&gt;Boroznjak, Roman&lt;/author&gt;&lt;author&gt;Reut, Jekaterina&lt;/author&gt;&lt;author&gt;Öpik, Andres&lt;/author&gt;&lt;author&gt;Syritski, Vitali&lt;/author&gt;&lt;/authors&gt;&lt;/contributors&gt;&lt;titles&gt;&lt;title&gt;Development of a portable MIP-based electrochemical sensor for detection of SARS-CoV-2 antigen&lt;/title&gt;&lt;secondary-title&gt;Biosensors and Bioelectronics&lt;/secondary-title&gt;&lt;/titles&gt;&lt;periodical&gt;&lt;full-title&gt;Biosensors and Bioelectronics&lt;/full-title&gt;&lt;/periodical&gt;&lt;pages&gt;113029&lt;/pages&gt;&lt;volume&gt;178&lt;/volume&gt;&lt;dates&gt;&lt;year&gt;2021&lt;/year&gt;&lt;/dates&gt;&lt;isbn&gt;09565663&lt;/isbn&gt;&lt;urls&gt;&lt;/urls&gt;&lt;electronic-resource-num&gt;10.1016/j.bios.2021.113029&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[46]</w:t>
            </w:r>
            <w:r>
              <w:rPr>
                <w:rFonts w:ascii="Times New Roman" w:eastAsia="宋体" w:hAnsi="Times New Roman" w:cs="Times New Roman"/>
                <w:szCs w:val="21"/>
              </w:rPr>
              <w:fldChar w:fldCharType="end"/>
            </w:r>
          </w:p>
        </w:tc>
      </w:tr>
      <w:tr w:rsidR="002C7535" w:rsidRPr="006B6858" w:rsidTr="002C7535">
        <w:tc>
          <w:tcPr>
            <w:tcW w:w="1985"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F</w:t>
            </w:r>
            <w:r>
              <w:rPr>
                <w:rFonts w:ascii="Times New Roman" w:eastAsia="宋体" w:hAnsi="Times New Roman" w:cs="Times New Roman"/>
                <w:szCs w:val="21"/>
              </w:rPr>
              <w:t>ET</w:t>
            </w:r>
          </w:p>
        </w:tc>
        <w:tc>
          <w:tcPr>
            <w:tcW w:w="1701"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Graphene</w:t>
            </w:r>
          </w:p>
        </w:tc>
        <w:tc>
          <w:tcPr>
            <w:tcW w:w="1417" w:type="dxa"/>
          </w:tcPr>
          <w:p w:rsidR="002C7535" w:rsidRPr="006B6858" w:rsidRDefault="002C7535" w:rsidP="00E25FED">
            <w:pPr>
              <w:spacing w:line="360" w:lineRule="auto"/>
              <w:rPr>
                <w:rFonts w:ascii="Times New Roman" w:eastAsia="宋体" w:hAnsi="Times New Roman" w:cs="Times New Roman"/>
                <w:szCs w:val="21"/>
              </w:rPr>
            </w:pPr>
            <w:r w:rsidRPr="00BF7D12">
              <w:rPr>
                <w:rFonts w:ascii="Times New Roman" w:eastAsia="宋体" w:hAnsi="Times New Roman" w:cs="Times New Roman"/>
                <w:szCs w:val="21"/>
              </w:rPr>
              <w:t>SARS-CoV-2 antibody</w:t>
            </w:r>
          </w:p>
        </w:tc>
        <w:tc>
          <w:tcPr>
            <w:tcW w:w="1418"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2.6 </w:t>
            </w:r>
            <w:proofErr w:type="spellStart"/>
            <w:r>
              <w:rPr>
                <w:rFonts w:ascii="Times New Roman" w:eastAsia="宋体" w:hAnsi="Times New Roman" w:cs="Times New Roman"/>
                <w:szCs w:val="21"/>
              </w:rPr>
              <w:t>aM</w:t>
            </w:r>
            <w:proofErr w:type="spellEnd"/>
          </w:p>
        </w:tc>
        <w:tc>
          <w:tcPr>
            <w:tcW w:w="992" w:type="dxa"/>
          </w:tcPr>
          <w:p w:rsidR="002C7535" w:rsidRPr="006B6858" w:rsidRDefault="002C7535" w:rsidP="00E25FED">
            <w:pPr>
              <w:spacing w:line="360" w:lineRule="auto"/>
              <w:rPr>
                <w:rFonts w:ascii="Times New Roman" w:eastAsia="宋体" w:hAnsi="Times New Roman" w:cs="Times New Roman"/>
                <w:szCs w:val="21"/>
              </w:rPr>
            </w:pPr>
            <w:r w:rsidRPr="00BF7D12">
              <w:rPr>
                <w:rFonts w:ascii="Times New Roman" w:eastAsia="宋体" w:hAnsi="Times New Roman" w:cs="Times New Roman" w:hint="eastAsia"/>
                <w:szCs w:val="21"/>
              </w:rPr>
              <w:t>﹤</w:t>
            </w:r>
            <w:r>
              <w:rPr>
                <w:rFonts w:ascii="Times New Roman" w:eastAsia="宋体" w:hAnsi="Times New Roman" w:cs="Times New Roman"/>
                <w:szCs w:val="21"/>
              </w:rPr>
              <w:t xml:space="preserve">2 </w:t>
            </w:r>
            <w:r>
              <w:rPr>
                <w:rFonts w:ascii="Times New Roman" w:eastAsia="宋体" w:hAnsi="Times New Roman" w:cs="Times New Roman" w:hint="eastAsia"/>
                <w:szCs w:val="21"/>
              </w:rPr>
              <w:t>min</w:t>
            </w:r>
          </w:p>
        </w:tc>
        <w:tc>
          <w:tcPr>
            <w:tcW w:w="1701"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5 aM-5 </w:t>
            </w:r>
            <w:proofErr w:type="spellStart"/>
            <w:r>
              <w:rPr>
                <w:rFonts w:ascii="Times New Roman" w:eastAsia="宋体" w:hAnsi="Times New Roman" w:cs="Times New Roman"/>
                <w:szCs w:val="21"/>
              </w:rPr>
              <w:t>pM</w:t>
            </w:r>
            <w:proofErr w:type="spellEnd"/>
          </w:p>
        </w:tc>
        <w:tc>
          <w:tcPr>
            <w:tcW w:w="567" w:type="dxa"/>
          </w:tcPr>
          <w:p w:rsidR="002C7535" w:rsidRPr="006B6858"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&lt;EndNote&gt;&lt;Cite&gt;&lt;Author&gt;Kang&lt;/Author&gt;&lt;Year&gt;2021&lt;/Year&gt;&lt;RecNum&gt;448&lt;/RecNum&gt;&lt;DisplayText&gt;[44]&lt;/DisplayText&gt;&lt;record&gt;&lt;rec-number&gt;448&lt;/rec-number&gt;&lt;foreign-keys&gt;&lt;key app="EN" db-id="wfpvea5w2st2f2e00x4pe9ah5s9sdtta05r5" timestamp="1695025294"&gt;448&lt;/key&gt;&lt;key app="ENWeb" db-id=""&gt;0&lt;/key&gt;&lt;/foreign-keys&gt;&lt;ref-type name="Journal Article"&gt;17&lt;/ref-type&gt;&lt;contributors&gt;&lt;authors&gt;&lt;author&gt;Kang, Hua&lt;/author&gt;&lt;author&gt;Wang, Xuejun&lt;/author&gt;&lt;author&gt;Guo, Mingquan&lt;/author&gt;&lt;author&gt;Dai, Changhao&lt;/author&gt;&lt;author&gt;Chen, Renzhong&lt;/author&gt;&lt;author&gt;Yang, Lei&lt;/author&gt;&lt;author&gt;Wu, Yanling&lt;/author&gt;&lt;author&gt;Ying, Tianlei&lt;/author&gt;&lt;author&gt;Zhu, Zhaoqin&lt;/author&gt;&lt;author&gt;Wei, Dapeng&lt;/author&gt;&lt;author&gt;Liu, Yunqi&lt;/author&gt;&lt;author&gt;Wei, Dacheng&lt;/author&gt;&lt;/authors&gt;&lt;/contributors&gt;&lt;titles&gt;&lt;title&gt;Ultrasensitive Detection of SARS-CoV-2 Antibody by Graphene Field-Effect Transistors&lt;/title&gt;&lt;secondary-title&gt;Nano Letters&lt;/secondary-title&gt;&lt;/titles&gt;&lt;periodical&gt;&lt;full-title&gt;Nano Letters&lt;/full-title&gt;&lt;/periodical&gt;&lt;pages&gt;7897-7904&lt;/pages&gt;&lt;volume&gt;21&lt;/volume&gt;&lt;number&gt;19&lt;/number&gt;&lt;dates&gt;&lt;year&gt;2021&lt;/year&gt;&lt;/dates&gt;&lt;isbn&gt;1530-6984&amp;#xD;1530-6992&lt;/isbn&gt;&lt;urls&gt;&lt;/urls&gt;&lt;electronic-resource-num&gt;10.1021/acs.nanolett.1c00837&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[44]</w:t>
            </w:r>
            <w:r>
              <w:rPr>
                <w:rFonts w:ascii="Times New Roman" w:eastAsia="宋体" w:hAnsi="Times New Roman" w:cs="Times New Roman"/>
                <w:szCs w:val="21"/>
              </w:rPr>
              <w:fldChar w:fldCharType="end"/>
            </w:r>
          </w:p>
        </w:tc>
      </w:tr>
      <w:tr w:rsidR="002C7535" w:rsidRPr="006B6858" w:rsidTr="002C7535">
        <w:tc>
          <w:tcPr>
            <w:tcW w:w="1985"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E</w:t>
            </w:r>
            <w:r w:rsidRPr="00E25FED">
              <w:rPr>
                <w:rFonts w:ascii="Times New Roman" w:eastAsia="宋体" w:hAnsi="Times New Roman" w:cs="Times New Roman"/>
                <w:szCs w:val="21"/>
              </w:rPr>
              <w:t>lectrochemical biosensor chip</w:t>
            </w:r>
          </w:p>
        </w:tc>
        <w:tc>
          <w:tcPr>
            <w:tcW w:w="1701"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M</w:t>
            </w:r>
            <w:r>
              <w:rPr>
                <w:rFonts w:ascii="Times New Roman" w:eastAsia="宋体" w:hAnsi="Times New Roman" w:cs="Times New Roman"/>
                <w:szCs w:val="21"/>
              </w:rPr>
              <w:t xml:space="preserve">OF </w:t>
            </w:r>
            <w:r>
              <w:rPr>
                <w:rFonts w:ascii="Times New Roman" w:eastAsia="宋体" w:hAnsi="Times New Roman" w:cs="Times New Roman" w:hint="eastAsia"/>
                <w:szCs w:val="21"/>
              </w:rPr>
              <w:t>nanohybrids</w:t>
            </w:r>
          </w:p>
        </w:tc>
        <w:tc>
          <w:tcPr>
            <w:tcW w:w="1417" w:type="dxa"/>
          </w:tcPr>
          <w:p w:rsidR="002C7535" w:rsidRPr="006B6858" w:rsidRDefault="002C7535" w:rsidP="00E25FED">
            <w:pPr>
              <w:spacing w:line="360" w:lineRule="auto"/>
              <w:rPr>
                <w:rFonts w:ascii="Times New Roman" w:eastAsia="宋体" w:hAnsi="Times New Roman" w:cs="Times New Roman"/>
                <w:szCs w:val="21"/>
              </w:rPr>
            </w:pPr>
            <w:r w:rsidRPr="00E25FED">
              <w:rPr>
                <w:rFonts w:ascii="Times New Roman" w:eastAsia="宋体" w:hAnsi="Times New Roman" w:cs="Times New Roman"/>
                <w:szCs w:val="21"/>
              </w:rPr>
              <w:t>SARS-CoV-2 viral antigen</w:t>
            </w:r>
          </w:p>
        </w:tc>
        <w:tc>
          <w:tcPr>
            <w:tcW w:w="1418"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6.68 </w:t>
            </w:r>
            <w:proofErr w:type="spellStart"/>
            <w:r>
              <w:rPr>
                <w:rFonts w:ascii="Times New Roman" w:eastAsia="宋体" w:hAnsi="Times New Roman" w:cs="Times New Roman"/>
                <w:szCs w:val="21"/>
              </w:rPr>
              <w:t>fg</w:t>
            </w:r>
            <w:proofErr w:type="spellEnd"/>
            <w:r>
              <w:rPr>
                <w:rFonts w:ascii="Times New Roman" w:eastAsia="宋体" w:hAnsi="Times New Roman" w:cs="Times New Roman"/>
                <w:szCs w:val="21"/>
              </w:rPr>
              <w:t xml:space="preserve"> </w:t>
            </w:r>
            <w:r w:rsidRPr="00E25FED">
              <w:rPr>
                <w:rFonts w:ascii="Times New Roman" w:eastAsia="宋体" w:hAnsi="Times New Roman" w:cs="Times New Roman"/>
                <w:szCs w:val="21"/>
              </w:rPr>
              <w:t>mL</w:t>
            </w:r>
            <w:r w:rsidRPr="00E25FED">
              <w:rPr>
                <w:rFonts w:ascii="Times New Roman" w:eastAsia="宋体" w:hAnsi="Times New Roman" w:cs="Times New Roman"/>
                <w:szCs w:val="21"/>
                <w:vertAlign w:val="superscript"/>
              </w:rPr>
              <w:t>-1</w:t>
            </w:r>
            <w:r w:rsidRPr="00E25FED">
              <w:rPr>
                <w:rFonts w:ascii="Times New Roman" w:eastAsia="宋体" w:hAnsi="Times New Roman" w:cs="Times New Roman"/>
                <w:szCs w:val="21"/>
              </w:rPr>
              <w:t xml:space="preserve"> </w:t>
            </w:r>
            <w:r>
              <w:rPr>
                <w:rFonts w:ascii="Times New Roman" w:eastAsia="宋体" w:hAnsi="Times New Roman" w:cs="Times New Roman"/>
                <w:szCs w:val="21"/>
              </w:rPr>
              <w:t>(</w:t>
            </w:r>
            <w:r w:rsidRPr="00E25FED">
              <w:rPr>
                <w:rFonts w:ascii="Times New Roman" w:eastAsia="宋体" w:hAnsi="Times New Roman" w:cs="Times New Roman"/>
                <w:szCs w:val="21"/>
              </w:rPr>
              <w:t>in buffer</w:t>
            </w:r>
            <w:r>
              <w:rPr>
                <w:rFonts w:ascii="Times New Roman" w:eastAsia="宋体" w:hAnsi="Times New Roman" w:cs="Times New Roman"/>
                <w:szCs w:val="21"/>
              </w:rPr>
              <w:t xml:space="preserve">), 6.20 </w:t>
            </w:r>
            <w:proofErr w:type="spellStart"/>
            <w:r>
              <w:rPr>
                <w:rFonts w:ascii="Times New Roman" w:eastAsia="宋体" w:hAnsi="Times New Roman" w:cs="Times New Roman"/>
                <w:szCs w:val="21"/>
              </w:rPr>
              <w:t>fg</w:t>
            </w:r>
            <w:proofErr w:type="spellEnd"/>
            <w:r>
              <w:rPr>
                <w:rFonts w:ascii="Times New Roman" w:eastAsia="宋体" w:hAnsi="Times New Roman" w:cs="Times New Roman"/>
                <w:szCs w:val="21"/>
              </w:rPr>
              <w:t xml:space="preserve"> </w:t>
            </w:r>
            <w:r w:rsidRPr="00E25FED">
              <w:rPr>
                <w:rFonts w:ascii="Times New Roman" w:eastAsia="宋体" w:hAnsi="Times New Roman" w:cs="Times New Roman"/>
                <w:szCs w:val="21"/>
              </w:rPr>
              <w:t>mL</w:t>
            </w:r>
            <w:r w:rsidRPr="00E25FED">
              <w:rPr>
                <w:rFonts w:ascii="Times New Roman" w:eastAsia="宋体" w:hAnsi="Times New Roman" w:cs="Times New Roman"/>
                <w:szCs w:val="21"/>
                <w:vertAlign w:val="superscript"/>
              </w:rPr>
              <w:t>-1</w:t>
            </w:r>
            <w:r>
              <w:rPr>
                <w:rFonts w:ascii="Times New Roman" w:eastAsia="宋体" w:hAnsi="Times New Roman" w:cs="Times New Roman"/>
                <w:szCs w:val="21"/>
              </w:rPr>
              <w:t xml:space="preserve"> (in </w:t>
            </w:r>
            <w:r w:rsidRPr="00E25FED">
              <w:rPr>
                <w:rFonts w:ascii="Times New Roman" w:eastAsia="宋体" w:hAnsi="Times New Roman" w:cs="Times New Roman"/>
                <w:szCs w:val="21"/>
              </w:rPr>
              <w:t>serum</w:t>
            </w:r>
            <w:r>
              <w:rPr>
                <w:rFonts w:ascii="Times New Roman" w:eastAsia="宋体" w:hAnsi="Times New Roman" w:cs="Times New Roman"/>
                <w:szCs w:val="21"/>
              </w:rPr>
              <w:t>)</w:t>
            </w:r>
          </w:p>
        </w:tc>
        <w:tc>
          <w:tcPr>
            <w:tcW w:w="992" w:type="dxa"/>
          </w:tcPr>
          <w:p w:rsidR="002C7535" w:rsidRPr="006B6858" w:rsidRDefault="002C7535" w:rsidP="00E25FED">
            <w:pPr>
              <w:spacing w:line="360" w:lineRule="auto"/>
              <w:rPr>
                <w:rFonts w:ascii="Times New Roman" w:eastAsia="宋体" w:hAnsi="Times New Roman" w:cs="Times New Roman"/>
                <w:szCs w:val="21"/>
              </w:rPr>
            </w:pPr>
            <w:r w:rsidRPr="00BF7D12">
              <w:rPr>
                <w:rFonts w:ascii="Times New Roman" w:eastAsia="宋体" w:hAnsi="Times New Roman" w:cs="Times New Roman" w:hint="eastAsia"/>
                <w:szCs w:val="21"/>
              </w:rPr>
              <w:t>﹤</w:t>
            </w:r>
            <w:r>
              <w:rPr>
                <w:rFonts w:ascii="Times New Roman" w:eastAsia="宋体" w:hAnsi="Times New Roman" w:cs="Times New Roman"/>
                <w:szCs w:val="21"/>
              </w:rPr>
              <w:t xml:space="preserve">5 </w:t>
            </w:r>
            <w:r>
              <w:rPr>
                <w:rFonts w:ascii="Times New Roman" w:eastAsia="宋体" w:hAnsi="Times New Roman" w:cs="Times New Roman" w:hint="eastAsia"/>
                <w:szCs w:val="21"/>
              </w:rPr>
              <w:t>min</w:t>
            </w:r>
          </w:p>
        </w:tc>
        <w:tc>
          <w:tcPr>
            <w:tcW w:w="1701"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0-10</w:t>
            </w:r>
            <w:r w:rsidRPr="00FA11C1">
              <w:rPr>
                <w:rFonts w:ascii="Times New Roman" w:eastAsia="宋体" w:hAnsi="Times New Roman" w:cs="Times New Roman"/>
                <w:szCs w:val="21"/>
                <w:vertAlign w:val="superscript"/>
              </w:rPr>
              <w:t>7</w:t>
            </w:r>
            <w:r>
              <w:rPr>
                <w:rFonts w:ascii="Times New Roman" w:eastAsia="宋体" w:hAnsi="Times New Roman" w:cs="Times New Roman"/>
                <w:szCs w:val="21"/>
              </w:rPr>
              <w:t xml:space="preserve"> </w:t>
            </w:r>
            <w:proofErr w:type="spellStart"/>
            <w:r>
              <w:rPr>
                <w:rFonts w:ascii="Times New Roman" w:eastAsia="宋体" w:hAnsi="Times New Roman" w:cs="Times New Roman"/>
                <w:szCs w:val="21"/>
              </w:rPr>
              <w:t>fg</w:t>
            </w:r>
            <w:proofErr w:type="spellEnd"/>
            <w:r>
              <w:rPr>
                <w:rFonts w:ascii="Times New Roman" w:eastAsia="宋体" w:hAnsi="Times New Roman" w:cs="Times New Roman"/>
                <w:szCs w:val="21"/>
              </w:rPr>
              <w:t xml:space="preserve"> mL</w:t>
            </w:r>
            <w:r w:rsidRPr="00FA11C1">
              <w:rPr>
                <w:rFonts w:ascii="Times New Roman" w:eastAsia="宋体" w:hAnsi="Times New Roman" w:cs="Times New Roman"/>
                <w:szCs w:val="21"/>
                <w:vertAlign w:val="superscript"/>
              </w:rPr>
              <w:t>-1</w:t>
            </w:r>
          </w:p>
        </w:tc>
        <w:tc>
          <w:tcPr>
            <w:tcW w:w="567" w:type="dxa"/>
          </w:tcPr>
          <w:p w:rsidR="002C7535" w:rsidRPr="006B6858"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&lt;EndNote&gt;&lt;Cite&gt;&lt;Author&gt;Palanisamy&lt;/Author&gt;&lt;Year&gt;2023&lt;/Year&gt;&lt;RecNum&gt;449&lt;/RecNum&gt;&lt;DisplayText&gt;[47]&lt;/DisplayText&gt;&lt;record&gt;&lt;rec-number&gt;449&lt;/rec-number&gt;&lt;foreign-keys&gt;&lt;key app="EN" db-id="wfpvea5w2st2f2e00x4pe9ah5s9sdtta05r5" timestamp="1695044429"&gt;449&lt;/key&gt;&lt;key app="ENWeb" db-id=""&gt;0&lt;/key&gt;&lt;/foreign-keys&gt;&lt;ref-type name="Journal Article"&gt;17&lt;/ref-type&gt;&lt;contributors&gt;&lt;authors&gt;&lt;author&gt;Palanisamy, Sathyadevi&lt;/author&gt;&lt;author&gt;Lee, Li-Yun&lt;/author&gt;&lt;author&gt;Kao, Chih-Fei&lt;/author&gt;&lt;author&gt;Chen, Wen-Liang&lt;/author&gt;&lt;author&gt;Wang, Hsiang-Ching&lt;/author&gt;&lt;author&gt;Shen, San-Tai&lt;/author&gt;&lt;author&gt;Jian, Jhih-Wei&lt;/author&gt;&lt;author&gt;Yuan, Shyng-Shiou F.&lt;/author&gt;&lt;author&gt;Kung, Yu-An&lt;/author&gt;&lt;author&gt;Wang, Yun-Ming&lt;/author&gt;&lt;/authors&gt;&lt;/contributors&gt;&lt;titles&gt;&lt;title&gt;One-step-one-pot hydrothermally derived metal-organic-framework-nanohybrids for integrated point-of-care diagnostics of SARS-CoV-2 viral antigen/pseudovirus utilizing electrochemical biosensor chip&lt;/title&gt;&lt;secondary-title&gt;Sensors and Actuators B: Chemical&lt;/secondary-title&gt;&lt;/titles&gt;&lt;periodical&gt;&lt;full-title&gt;Sensors and Actuators B: Chemical&lt;/full-title&gt;&lt;/periodical&gt;&lt;pages&gt;133960&lt;/pages&gt;&lt;volume&gt;390&lt;/volume&gt;&lt;dates&gt;&lt;year&gt;2023&lt;/year&gt;&lt;/dates&gt;&lt;isbn&gt;09254005&lt;/isbn&gt;&lt;urls&gt;&lt;/urls&gt;&lt;electronic-resource-num&gt;10.1016/j.snb.2023.133960&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[47]</w:t>
            </w:r>
            <w:r>
              <w:rPr>
                <w:rFonts w:ascii="Times New Roman" w:eastAsia="宋体" w:hAnsi="Times New Roman" w:cs="Times New Roman"/>
                <w:szCs w:val="21"/>
              </w:rPr>
              <w:fldChar w:fldCharType="end"/>
            </w:r>
          </w:p>
        </w:tc>
      </w:tr>
      <w:tr w:rsidR="002C7535" w:rsidRPr="006B6858" w:rsidTr="002C7535">
        <w:tc>
          <w:tcPr>
            <w:tcW w:w="1985"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F</w:t>
            </w:r>
            <w:r>
              <w:rPr>
                <w:rFonts w:ascii="Times New Roman" w:eastAsia="宋体" w:hAnsi="Times New Roman" w:cs="Times New Roman"/>
                <w:szCs w:val="21"/>
              </w:rPr>
              <w:t>ET</w:t>
            </w:r>
          </w:p>
        </w:tc>
        <w:tc>
          <w:tcPr>
            <w:tcW w:w="1701"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Single-</w:t>
            </w:r>
            <w:r>
              <w:rPr>
                <w:rFonts w:ascii="Times New Roman" w:eastAsia="宋体" w:hAnsi="Times New Roman" w:cs="Times New Roman" w:hint="eastAsia"/>
                <w:szCs w:val="21"/>
              </w:rPr>
              <w:t>w</w:t>
            </w:r>
            <w:r>
              <w:rPr>
                <w:rFonts w:ascii="Times New Roman" w:eastAsia="宋体" w:hAnsi="Times New Roman" w:cs="Times New Roman"/>
                <w:szCs w:val="21"/>
              </w:rPr>
              <w:t xml:space="preserve">alled </w:t>
            </w:r>
            <w:r>
              <w:rPr>
                <w:rFonts w:ascii="Times New Roman" w:eastAsia="宋体" w:hAnsi="Times New Roman" w:cs="Times New Roman" w:hint="eastAsia"/>
                <w:szCs w:val="21"/>
              </w:rPr>
              <w:t>c</w:t>
            </w:r>
            <w:r>
              <w:rPr>
                <w:rFonts w:ascii="Times New Roman" w:eastAsia="宋体" w:hAnsi="Times New Roman" w:cs="Times New Roman"/>
                <w:szCs w:val="21"/>
              </w:rPr>
              <w:t>arbon n</w:t>
            </w:r>
            <w:r w:rsidRPr="001109C0">
              <w:rPr>
                <w:rFonts w:ascii="Times New Roman" w:eastAsia="宋体" w:hAnsi="Times New Roman" w:cs="Times New Roman"/>
                <w:szCs w:val="21"/>
              </w:rPr>
              <w:t>anotube</w:t>
            </w:r>
          </w:p>
        </w:tc>
        <w:tc>
          <w:tcPr>
            <w:tcW w:w="1417"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SARS-CoV-2 </w:t>
            </w:r>
            <w:r w:rsidRPr="001109C0">
              <w:rPr>
                <w:rFonts w:ascii="Times New Roman" w:eastAsia="宋体" w:hAnsi="Times New Roman" w:cs="Times New Roman"/>
                <w:szCs w:val="21"/>
              </w:rPr>
              <w:t>viral antigen</w:t>
            </w:r>
          </w:p>
        </w:tc>
        <w:tc>
          <w:tcPr>
            <w:tcW w:w="1418" w:type="dxa"/>
          </w:tcPr>
          <w:p w:rsidR="002C7535" w:rsidRPr="006B6858" w:rsidRDefault="002C7535" w:rsidP="00E25FED">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 xml:space="preserve">.55 </w:t>
            </w:r>
            <w:proofErr w:type="spellStart"/>
            <w:r>
              <w:rPr>
                <w:rFonts w:ascii="Times New Roman" w:eastAsia="宋体" w:hAnsi="Times New Roman" w:cs="Times New Roman"/>
                <w:szCs w:val="21"/>
              </w:rPr>
              <w:t>fg</w:t>
            </w:r>
            <w:proofErr w:type="spellEnd"/>
            <w:r>
              <w:rPr>
                <w:rFonts w:ascii="Times New Roman" w:eastAsia="宋体" w:hAnsi="Times New Roman" w:cs="Times New Roman"/>
                <w:szCs w:val="21"/>
              </w:rPr>
              <w:t xml:space="preserve"> mL</w:t>
            </w:r>
            <w:r w:rsidRPr="001109C0">
              <w:rPr>
                <w:rFonts w:ascii="Times New Roman" w:eastAsia="宋体" w:hAnsi="Times New Roman" w:cs="Times New Roman"/>
                <w:szCs w:val="21"/>
                <w:vertAlign w:val="superscript"/>
              </w:rPr>
              <w:t>-1</w:t>
            </w:r>
            <w:r>
              <w:rPr>
                <w:rFonts w:ascii="Times New Roman" w:eastAsia="宋体" w:hAnsi="Times New Roman" w:cs="Times New Roman"/>
                <w:szCs w:val="21"/>
              </w:rPr>
              <w:t xml:space="preserve"> (S antigen), </w:t>
            </w:r>
            <w:r>
              <w:rPr>
                <w:rFonts w:ascii="Times New Roman" w:eastAsia="宋体" w:hAnsi="Times New Roman" w:cs="Times New Roman" w:hint="eastAsia"/>
                <w:szCs w:val="21"/>
              </w:rPr>
              <w:t>0</w:t>
            </w:r>
            <w:r>
              <w:rPr>
                <w:rFonts w:ascii="Times New Roman" w:eastAsia="宋体" w:hAnsi="Times New Roman" w:cs="Times New Roman"/>
                <w:szCs w:val="21"/>
              </w:rPr>
              <w:t xml:space="preserve">.016 </w:t>
            </w:r>
            <w:proofErr w:type="spellStart"/>
            <w:r>
              <w:rPr>
                <w:rFonts w:ascii="Times New Roman" w:eastAsia="宋体" w:hAnsi="Times New Roman" w:cs="Times New Roman"/>
                <w:szCs w:val="21"/>
              </w:rPr>
              <w:t>fg</w:t>
            </w:r>
            <w:proofErr w:type="spellEnd"/>
            <w:r>
              <w:rPr>
                <w:rFonts w:ascii="Times New Roman" w:eastAsia="宋体" w:hAnsi="Times New Roman" w:cs="Times New Roman"/>
                <w:szCs w:val="21"/>
              </w:rPr>
              <w:t xml:space="preserve"> mL</w:t>
            </w:r>
            <w:r w:rsidRPr="001109C0">
              <w:rPr>
                <w:rFonts w:ascii="Times New Roman" w:eastAsia="宋体" w:hAnsi="Times New Roman" w:cs="Times New Roman"/>
                <w:szCs w:val="21"/>
                <w:vertAlign w:val="superscript"/>
              </w:rPr>
              <w:t>-1</w:t>
            </w:r>
            <w:r>
              <w:rPr>
                <w:rFonts w:ascii="Times New Roman" w:eastAsia="宋体" w:hAnsi="Times New Roman" w:cs="Times New Roman"/>
                <w:szCs w:val="21"/>
              </w:rPr>
              <w:t xml:space="preserve"> (N antigen)</w:t>
            </w:r>
          </w:p>
        </w:tc>
        <w:tc>
          <w:tcPr>
            <w:tcW w:w="992" w:type="dxa"/>
          </w:tcPr>
          <w:p w:rsidR="002C7535" w:rsidRPr="001109C0" w:rsidRDefault="002C7535" w:rsidP="00E25FED">
            <w:pPr>
              <w:spacing w:line="360" w:lineRule="auto"/>
              <w:rPr>
                <w:rFonts w:ascii="Times New Roman" w:eastAsia="宋体" w:hAnsi="Times New Roman" w:cs="Times New Roman"/>
                <w:szCs w:val="21"/>
              </w:rPr>
            </w:pPr>
            <w:r w:rsidRPr="00BF7D12">
              <w:rPr>
                <w:rFonts w:ascii="Times New Roman" w:eastAsia="宋体" w:hAnsi="Times New Roman" w:cs="Times New Roman" w:hint="eastAsia"/>
                <w:szCs w:val="21"/>
              </w:rPr>
              <w:t>﹤</w:t>
            </w:r>
            <w:r>
              <w:rPr>
                <w:rFonts w:ascii="Times New Roman" w:eastAsia="宋体" w:hAnsi="Times New Roman" w:cs="Times New Roman"/>
                <w:szCs w:val="21"/>
              </w:rPr>
              <w:t xml:space="preserve">5 </w:t>
            </w:r>
            <w:r>
              <w:rPr>
                <w:rFonts w:ascii="Times New Roman" w:eastAsia="宋体" w:hAnsi="Times New Roman" w:cs="Times New Roman" w:hint="eastAsia"/>
                <w:szCs w:val="21"/>
              </w:rPr>
              <w:t>min</w:t>
            </w:r>
          </w:p>
        </w:tc>
        <w:tc>
          <w:tcPr>
            <w:tcW w:w="1701" w:type="dxa"/>
          </w:tcPr>
          <w:p w:rsidR="002C7535" w:rsidRPr="006B6858" w:rsidRDefault="002C7535" w:rsidP="009B411B">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0</w:t>
            </w:r>
            <w:r>
              <w:rPr>
                <w:rFonts w:ascii="Times New Roman" w:eastAsia="宋体" w:hAnsi="Times New Roman" w:cs="Times New Roman"/>
                <w:szCs w:val="21"/>
              </w:rPr>
              <w:t xml:space="preserve">.55 </w:t>
            </w:r>
            <w:proofErr w:type="spellStart"/>
            <w:r>
              <w:rPr>
                <w:rFonts w:ascii="Times New Roman" w:eastAsia="宋体" w:hAnsi="Times New Roman" w:cs="Times New Roman"/>
                <w:szCs w:val="21"/>
              </w:rPr>
              <w:t>fg</w:t>
            </w:r>
            <w:proofErr w:type="spellEnd"/>
            <w:r>
              <w:rPr>
                <w:rFonts w:ascii="Times New Roman" w:eastAsia="宋体" w:hAnsi="Times New Roman" w:cs="Times New Roman"/>
                <w:szCs w:val="21"/>
              </w:rPr>
              <w:t xml:space="preserve">  mL</w:t>
            </w:r>
            <w:r w:rsidRPr="001109C0">
              <w:rPr>
                <w:rFonts w:ascii="Times New Roman" w:eastAsia="宋体" w:hAnsi="Times New Roman" w:cs="Times New Roman"/>
                <w:szCs w:val="21"/>
                <w:vertAlign w:val="superscript"/>
              </w:rPr>
              <w:t>-1</w:t>
            </w:r>
            <w:r>
              <w:rPr>
                <w:rFonts w:ascii="Times New Roman" w:eastAsia="宋体" w:hAnsi="Times New Roman" w:cs="Times New Roman"/>
                <w:szCs w:val="21"/>
              </w:rPr>
              <w:t xml:space="preserve">-55 </w:t>
            </w:r>
            <w:proofErr w:type="spellStart"/>
            <w:r w:rsidRPr="009B411B">
              <w:rPr>
                <w:rFonts w:ascii="Times New Roman" w:eastAsia="宋体" w:hAnsi="Times New Roman" w:cs="Times New Roman"/>
                <w:szCs w:val="21"/>
              </w:rPr>
              <w:t>μg</w:t>
            </w:r>
            <w:proofErr w:type="spellEnd"/>
            <w:r w:rsidRPr="009B411B">
              <w:rPr>
                <w:rFonts w:ascii="Times New Roman" w:eastAsia="宋体" w:hAnsi="Times New Roman" w:cs="Times New Roman"/>
                <w:szCs w:val="21"/>
              </w:rPr>
              <w:t xml:space="preserve"> </w:t>
            </w:r>
            <w:r>
              <w:rPr>
                <w:rFonts w:ascii="Times New Roman" w:eastAsia="宋体" w:hAnsi="Times New Roman" w:cs="Times New Roman"/>
                <w:szCs w:val="21"/>
              </w:rPr>
              <w:t>mL</w:t>
            </w:r>
            <w:r w:rsidRPr="001109C0">
              <w:rPr>
                <w:rFonts w:ascii="Times New Roman" w:eastAsia="宋体" w:hAnsi="Times New Roman" w:cs="Times New Roman"/>
                <w:szCs w:val="21"/>
                <w:vertAlign w:val="superscript"/>
              </w:rPr>
              <w:t>-1</w:t>
            </w:r>
            <w:r>
              <w:rPr>
                <w:rFonts w:ascii="Times New Roman" w:eastAsia="宋体" w:hAnsi="Times New Roman" w:cs="Times New Roman"/>
                <w:szCs w:val="21"/>
                <w:vertAlign w:val="superscript"/>
              </w:rPr>
              <w:t xml:space="preserve"> </w:t>
            </w:r>
            <w:r w:rsidRPr="009B411B">
              <w:rPr>
                <w:rFonts w:ascii="Times New Roman" w:eastAsia="宋体" w:hAnsi="Times New Roman" w:cs="Times New Roman"/>
                <w:szCs w:val="21"/>
              </w:rPr>
              <w:t>(</w:t>
            </w:r>
            <w:r>
              <w:rPr>
                <w:rFonts w:ascii="Times New Roman" w:eastAsia="宋体" w:hAnsi="Times New Roman" w:cs="Times New Roman"/>
                <w:szCs w:val="21"/>
              </w:rPr>
              <w:t>S antigen</w:t>
            </w:r>
            <w:r w:rsidRPr="009B411B">
              <w:rPr>
                <w:rFonts w:ascii="Times New Roman" w:eastAsia="宋体" w:hAnsi="Times New Roman" w:cs="Times New Roman"/>
                <w:szCs w:val="21"/>
              </w:rPr>
              <w:t>)</w:t>
            </w:r>
            <w:r>
              <w:rPr>
                <w:rFonts w:ascii="Times New Roman" w:eastAsia="宋体" w:hAnsi="Times New Roman" w:cs="Times New Roman"/>
                <w:szCs w:val="21"/>
              </w:rPr>
              <w:t xml:space="preserve">, </w:t>
            </w:r>
            <w:r>
              <w:rPr>
                <w:rFonts w:ascii="Times New Roman" w:eastAsia="宋体" w:hAnsi="Times New Roman" w:cs="Times New Roman" w:hint="eastAsia"/>
                <w:szCs w:val="21"/>
              </w:rPr>
              <w:t>0</w:t>
            </w:r>
            <w:r>
              <w:rPr>
                <w:rFonts w:ascii="Times New Roman" w:eastAsia="宋体" w:hAnsi="Times New Roman" w:cs="Times New Roman"/>
                <w:szCs w:val="21"/>
              </w:rPr>
              <w:t xml:space="preserve">.016 </w:t>
            </w:r>
            <w:proofErr w:type="spellStart"/>
            <w:r>
              <w:rPr>
                <w:rFonts w:ascii="Times New Roman" w:eastAsia="宋体" w:hAnsi="Times New Roman" w:cs="Times New Roman"/>
                <w:szCs w:val="21"/>
              </w:rPr>
              <w:t>fg</w:t>
            </w:r>
            <w:proofErr w:type="spellEnd"/>
            <w:r>
              <w:rPr>
                <w:rFonts w:ascii="Times New Roman" w:eastAsia="宋体" w:hAnsi="Times New Roman" w:cs="Times New Roman"/>
                <w:szCs w:val="21"/>
              </w:rPr>
              <w:t xml:space="preserve">  mL</w:t>
            </w:r>
            <w:r w:rsidRPr="001109C0">
              <w:rPr>
                <w:rFonts w:ascii="Times New Roman" w:eastAsia="宋体" w:hAnsi="Times New Roman" w:cs="Times New Roman"/>
                <w:szCs w:val="21"/>
                <w:vertAlign w:val="superscript"/>
              </w:rPr>
              <w:t>-1</w:t>
            </w:r>
            <w:r>
              <w:rPr>
                <w:rFonts w:ascii="Times New Roman" w:eastAsia="宋体" w:hAnsi="Times New Roman" w:cs="Times New Roman"/>
                <w:szCs w:val="21"/>
              </w:rPr>
              <w:t xml:space="preserve">-16 </w:t>
            </w:r>
            <w:proofErr w:type="spellStart"/>
            <w:r w:rsidRPr="009B411B">
              <w:rPr>
                <w:rFonts w:ascii="Times New Roman" w:eastAsia="宋体" w:hAnsi="Times New Roman" w:cs="Times New Roman"/>
                <w:szCs w:val="21"/>
              </w:rPr>
              <w:t>μg</w:t>
            </w:r>
            <w:proofErr w:type="spellEnd"/>
            <w:r w:rsidRPr="009B411B">
              <w:rPr>
                <w:rFonts w:ascii="Times New Roman" w:eastAsia="宋体" w:hAnsi="Times New Roman" w:cs="Times New Roman"/>
                <w:szCs w:val="21"/>
              </w:rPr>
              <w:t xml:space="preserve"> </w:t>
            </w:r>
            <w:r>
              <w:rPr>
                <w:rFonts w:ascii="Times New Roman" w:eastAsia="宋体" w:hAnsi="Times New Roman" w:cs="Times New Roman"/>
                <w:szCs w:val="21"/>
              </w:rPr>
              <w:t>mL</w:t>
            </w:r>
            <w:r w:rsidRPr="001109C0">
              <w:rPr>
                <w:rFonts w:ascii="Times New Roman" w:eastAsia="宋体" w:hAnsi="Times New Roman" w:cs="Times New Roman"/>
                <w:szCs w:val="21"/>
                <w:vertAlign w:val="superscript"/>
              </w:rPr>
              <w:t>-1</w:t>
            </w:r>
            <w:r>
              <w:rPr>
                <w:rFonts w:ascii="Times New Roman" w:eastAsia="宋体" w:hAnsi="Times New Roman" w:cs="Times New Roman"/>
                <w:szCs w:val="21"/>
                <w:vertAlign w:val="superscript"/>
              </w:rPr>
              <w:t xml:space="preserve"> </w:t>
            </w:r>
            <w:r w:rsidRPr="009B411B">
              <w:rPr>
                <w:rFonts w:ascii="Times New Roman" w:eastAsia="宋体" w:hAnsi="Times New Roman" w:cs="Times New Roman"/>
                <w:szCs w:val="21"/>
              </w:rPr>
              <w:t>(</w:t>
            </w:r>
            <w:r>
              <w:rPr>
                <w:rFonts w:ascii="Times New Roman" w:eastAsia="宋体" w:hAnsi="Times New Roman" w:cs="Times New Roman"/>
                <w:szCs w:val="21"/>
              </w:rPr>
              <w:t>N antigen</w:t>
            </w:r>
            <w:r w:rsidRPr="009B411B">
              <w:rPr>
                <w:rFonts w:ascii="Times New Roman" w:eastAsia="宋体" w:hAnsi="Times New Roman" w:cs="Times New Roman"/>
                <w:szCs w:val="21"/>
              </w:rPr>
              <w:t>)</w:t>
            </w:r>
          </w:p>
        </w:tc>
        <w:tc>
          <w:tcPr>
            <w:tcW w:w="567" w:type="dxa"/>
          </w:tcPr>
          <w:p w:rsidR="002C7535" w:rsidRPr="006B6858"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&lt;EndNote&gt;&lt;Cite&gt;&lt;Author&gt;Shao&lt;/Author&gt;&lt;Year&gt;2021&lt;/Year&gt;&lt;RecNum&gt;452&lt;/RecNum&gt;&lt;DisplayText&gt;[48]&lt;/DisplayText&gt;&lt;record&gt;&lt;rec-number&gt;452&lt;/rec-number&gt;&lt;foreign-keys&gt;&lt;key app="EN" db-id="wfpvea5w2st2f2e00x4pe9ah5s9sdtta05r5" timestamp="1695175640"&gt;452&lt;/key&gt;&lt;key app="ENWeb" db-id=""&gt;0&lt;/key&gt;&lt;/foreign-keys&gt;&lt;ref-type name="Journal Article"&gt;17&lt;/ref-type&gt;&lt;contributors&gt;&lt;authors&gt;&lt;author&gt;Shao, Wenting&lt;/author&gt;&lt;author&gt;Shurin, Michael R.&lt;/author&gt;&lt;author&gt;Wheeler, Sarah E.&lt;/author&gt;&lt;author&gt;He, Xiaoyun&lt;/author&gt;&lt;author&gt;Star, Alexander&lt;/author&gt;&lt;/authors&gt;&lt;/contributors&gt;&lt;titles&gt;&lt;title&gt;Rapid Detection of SARS-CoV-2 Antigens Using High-Purity Semiconducting Single-Walled Carbon Nanotube-Based Field-Effect Transistors&lt;/title&gt;&lt;secondary-title&gt;ACS Applied Materials &amp;amp; Interfaces&lt;/secondary-title&gt;&lt;/titles&gt;&lt;periodical&gt;&lt;full-title&gt;Acs Applied Materials &amp;amp; Interfaces&lt;/full-title&gt;&lt;/periodical&gt;&lt;pages&gt;10321-10327&lt;/pages&gt;&lt;volume&gt;13&lt;/volume&gt;&lt;number&gt;8&lt;/number&gt;&lt;dates&gt;&lt;year&gt;2021&lt;/year&gt;&lt;/dates&gt;&lt;isbn&gt;1944-8244&amp;#xD;1944-8252&lt;/isbn&gt;&lt;urls&gt;&lt;/urls&gt;&lt;electronic-resource-num&gt;10.1021/acsami.0c22589&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[48]</w:t>
            </w:r>
            <w:r>
              <w:rPr>
                <w:rFonts w:ascii="Times New Roman" w:eastAsia="宋体" w:hAnsi="Times New Roman" w:cs="Times New Roman"/>
                <w:szCs w:val="21"/>
              </w:rPr>
              <w:fldChar w:fldCharType="end"/>
            </w:r>
          </w:p>
        </w:tc>
      </w:tr>
      <w:tr w:rsidR="002C7535" w:rsidRPr="006B6858" w:rsidTr="002C7535">
        <w:tc>
          <w:tcPr>
            <w:tcW w:w="1985" w:type="dxa"/>
          </w:tcPr>
          <w:p w:rsidR="002C7535" w:rsidRPr="006B6858"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3D e</w:t>
            </w:r>
            <w:r w:rsidRPr="00450C57">
              <w:rPr>
                <w:rFonts w:ascii="Times New Roman" w:eastAsia="宋体" w:hAnsi="Times New Roman" w:cs="Times New Roman"/>
                <w:szCs w:val="21"/>
              </w:rPr>
              <w:t>lectrodes</w:t>
            </w:r>
          </w:p>
        </w:tc>
        <w:tc>
          <w:tcPr>
            <w:tcW w:w="1701" w:type="dxa"/>
          </w:tcPr>
          <w:p w:rsidR="002C7535" w:rsidRPr="006B6858" w:rsidRDefault="002C7535" w:rsidP="00A718B7">
            <w:pPr>
              <w:spacing w:line="360" w:lineRule="auto"/>
              <w:rPr>
                <w:rFonts w:ascii="Times New Roman" w:eastAsia="宋体" w:hAnsi="Times New Roman" w:cs="Times New Roman"/>
                <w:szCs w:val="21"/>
              </w:rPr>
            </w:pPr>
            <w:proofErr w:type="spellStart"/>
            <w:r>
              <w:rPr>
                <w:rFonts w:ascii="Times New Roman" w:eastAsia="宋体" w:hAnsi="Times New Roman" w:cs="Times New Roman"/>
                <w:szCs w:val="21"/>
              </w:rPr>
              <w:t>rGO</w:t>
            </w:r>
            <w:proofErr w:type="spellEnd"/>
          </w:p>
        </w:tc>
        <w:tc>
          <w:tcPr>
            <w:tcW w:w="1417" w:type="dxa"/>
          </w:tcPr>
          <w:p w:rsidR="002C7535" w:rsidRPr="006B6858" w:rsidRDefault="002C7535" w:rsidP="00A718B7">
            <w:pPr>
              <w:spacing w:line="360" w:lineRule="auto"/>
              <w:rPr>
                <w:rFonts w:ascii="Times New Roman" w:eastAsia="宋体" w:hAnsi="Times New Roman" w:cs="Times New Roman"/>
                <w:szCs w:val="21"/>
              </w:rPr>
            </w:pPr>
            <w:r w:rsidRPr="00450C57">
              <w:rPr>
                <w:rFonts w:ascii="Times New Roman" w:eastAsia="宋体" w:hAnsi="Times New Roman" w:cs="Times New Roman"/>
                <w:szCs w:val="21"/>
              </w:rPr>
              <w:t>SARS-CoV-2 antibody</w:t>
            </w:r>
          </w:p>
        </w:tc>
        <w:tc>
          <w:tcPr>
            <w:tcW w:w="1418" w:type="dxa"/>
          </w:tcPr>
          <w:p w:rsidR="002C7535" w:rsidRPr="006B6858"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2.8</w:t>
            </w:r>
            <w:r w:rsidRPr="00A718B7">
              <w:rPr>
                <w:rFonts w:ascii="Times New Roman" w:eastAsia="宋体" w:hAnsi="Times New Roman" w:cs="Times New Roman" w:hint="eastAsia"/>
                <w:szCs w:val="21"/>
              </w:rPr>
              <w:t>×</w:t>
            </w:r>
            <w:r>
              <w:rPr>
                <w:rFonts w:ascii="Times New Roman" w:eastAsia="宋体" w:hAnsi="Times New Roman" w:cs="Times New Roman"/>
                <w:szCs w:val="21"/>
              </w:rPr>
              <w:t>10</w:t>
            </w:r>
            <w:r>
              <w:rPr>
                <w:rFonts w:ascii="Times New Roman" w:eastAsia="宋体" w:hAnsi="Times New Roman" w:cs="Times New Roman"/>
                <w:szCs w:val="21"/>
                <w:vertAlign w:val="superscript"/>
              </w:rPr>
              <w:t>-15</w:t>
            </w:r>
            <w:r>
              <w:rPr>
                <w:rFonts w:ascii="Times New Roman" w:eastAsia="宋体" w:hAnsi="Times New Roman" w:cs="Times New Roman"/>
                <w:szCs w:val="21"/>
              </w:rPr>
              <w:t xml:space="preserve"> M (spike S1), 16.9</w:t>
            </w:r>
            <w:r w:rsidRPr="00A718B7">
              <w:rPr>
                <w:rFonts w:ascii="Times New Roman" w:eastAsia="宋体" w:hAnsi="Times New Roman" w:cs="Times New Roman" w:hint="eastAsia"/>
                <w:szCs w:val="21"/>
              </w:rPr>
              <w:t>×</w:t>
            </w:r>
            <w:r>
              <w:rPr>
                <w:rFonts w:ascii="Times New Roman" w:eastAsia="宋体" w:hAnsi="Times New Roman" w:cs="Times New Roman"/>
                <w:szCs w:val="21"/>
              </w:rPr>
              <w:t>10</w:t>
            </w:r>
            <w:r w:rsidRPr="00A718B7">
              <w:rPr>
                <w:rFonts w:ascii="Times New Roman" w:eastAsia="宋体" w:hAnsi="Times New Roman" w:cs="Times New Roman"/>
                <w:szCs w:val="21"/>
                <w:vertAlign w:val="superscript"/>
              </w:rPr>
              <w:t>-</w:t>
            </w:r>
            <w:r>
              <w:rPr>
                <w:rFonts w:ascii="Times New Roman" w:eastAsia="宋体" w:hAnsi="Times New Roman" w:cs="Times New Roman"/>
                <w:szCs w:val="21"/>
                <w:vertAlign w:val="superscript"/>
              </w:rPr>
              <w:t>15</w:t>
            </w:r>
            <w:r w:rsidRPr="00A718B7">
              <w:rPr>
                <w:rFonts w:ascii="Times New Roman" w:eastAsia="宋体" w:hAnsi="Times New Roman" w:cs="Times New Roman"/>
                <w:szCs w:val="21"/>
              </w:rPr>
              <w:t xml:space="preserve"> </w:t>
            </w:r>
            <w:r>
              <w:rPr>
                <w:rFonts w:ascii="Times New Roman" w:eastAsia="宋体" w:hAnsi="Times New Roman" w:cs="Times New Roman"/>
                <w:szCs w:val="21"/>
              </w:rPr>
              <w:t xml:space="preserve">M </w:t>
            </w:r>
            <w:r>
              <w:rPr>
                <w:rFonts w:ascii="Times New Roman" w:eastAsia="宋体" w:hAnsi="Times New Roman" w:cs="Times New Roman"/>
                <w:szCs w:val="21"/>
              </w:rPr>
              <w:lastRenderedPageBreak/>
              <w:t>(</w:t>
            </w:r>
            <w:r w:rsidRPr="00A718B7">
              <w:rPr>
                <w:rFonts w:ascii="Times New Roman" w:eastAsia="宋体" w:hAnsi="Times New Roman" w:cs="Times New Roman"/>
                <w:szCs w:val="21"/>
              </w:rPr>
              <w:t>receptor-binding-domain</w:t>
            </w:r>
            <w:r>
              <w:rPr>
                <w:rFonts w:ascii="Times New Roman" w:eastAsia="宋体" w:hAnsi="Times New Roman" w:cs="Times New Roman"/>
                <w:szCs w:val="21"/>
              </w:rPr>
              <w:t>)</w:t>
            </w:r>
          </w:p>
        </w:tc>
        <w:tc>
          <w:tcPr>
            <w:tcW w:w="992" w:type="dxa"/>
          </w:tcPr>
          <w:p w:rsidR="002C7535" w:rsidRPr="006B6858" w:rsidRDefault="002C7535" w:rsidP="00D329CA">
            <w:pPr>
              <w:spacing w:line="360" w:lineRule="auto"/>
              <w:rPr>
                <w:rFonts w:ascii="Times New Roman" w:eastAsia="宋体" w:hAnsi="Times New Roman" w:cs="Times New Roman"/>
                <w:szCs w:val="21"/>
              </w:rPr>
            </w:pPr>
            <w:r w:rsidRPr="00D329CA">
              <w:rPr>
                <w:rFonts w:ascii="Times New Roman" w:eastAsia="宋体" w:hAnsi="Times New Roman" w:cs="Times New Roman" w:hint="eastAsia"/>
                <w:szCs w:val="21"/>
              </w:rPr>
              <w:lastRenderedPageBreak/>
              <w:t>﹤</w:t>
            </w:r>
            <w:r>
              <w:rPr>
                <w:rFonts w:ascii="Times New Roman" w:eastAsia="宋体" w:hAnsi="Times New Roman" w:cs="Times New Roman"/>
                <w:szCs w:val="21"/>
              </w:rPr>
              <w:t>15 s</w:t>
            </w:r>
          </w:p>
        </w:tc>
        <w:tc>
          <w:tcPr>
            <w:tcW w:w="1701" w:type="dxa"/>
          </w:tcPr>
          <w:p w:rsidR="002C7535" w:rsidRPr="006B6858"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sidRPr="00A718B7">
              <w:rPr>
                <w:rFonts w:ascii="Times New Roman" w:eastAsia="宋体" w:hAnsi="Times New Roman" w:cs="Times New Roman" w:hint="eastAsia"/>
                <w:szCs w:val="21"/>
              </w:rPr>
              <w:t>×</w:t>
            </w:r>
            <w:r>
              <w:rPr>
                <w:rFonts w:ascii="Times New Roman" w:eastAsia="宋体" w:hAnsi="Times New Roman" w:cs="Times New Roman"/>
                <w:szCs w:val="21"/>
              </w:rPr>
              <w:t>10</w:t>
            </w:r>
            <w:r w:rsidRPr="00A718B7">
              <w:rPr>
                <w:rFonts w:ascii="Times New Roman" w:eastAsia="宋体" w:hAnsi="Times New Roman" w:cs="Times New Roman"/>
                <w:szCs w:val="21"/>
                <w:vertAlign w:val="superscript"/>
              </w:rPr>
              <w:t>-12</w:t>
            </w:r>
            <w:r>
              <w:rPr>
                <w:rFonts w:ascii="Times New Roman" w:eastAsia="宋体" w:hAnsi="Times New Roman" w:cs="Times New Roman"/>
                <w:szCs w:val="21"/>
              </w:rPr>
              <w:t>–10</w:t>
            </w:r>
            <w:r w:rsidRPr="00A718B7">
              <w:rPr>
                <w:rFonts w:ascii="Times New Roman" w:eastAsia="宋体" w:hAnsi="Times New Roman" w:cs="Times New Roman" w:hint="eastAsia"/>
                <w:szCs w:val="21"/>
              </w:rPr>
              <w:t>×</w:t>
            </w:r>
            <w:r>
              <w:rPr>
                <w:rFonts w:ascii="Times New Roman" w:eastAsia="宋体" w:hAnsi="Times New Roman" w:cs="Times New Roman"/>
                <w:szCs w:val="21"/>
              </w:rPr>
              <w:t>10</w:t>
            </w:r>
            <w:r w:rsidRPr="00A718B7">
              <w:rPr>
                <w:rFonts w:ascii="Times New Roman" w:eastAsia="宋体" w:hAnsi="Times New Roman" w:cs="Times New Roman"/>
                <w:szCs w:val="21"/>
                <w:vertAlign w:val="superscript"/>
              </w:rPr>
              <w:t>-9</w:t>
            </w:r>
            <w:r>
              <w:rPr>
                <w:rFonts w:ascii="Times New Roman" w:eastAsia="宋体" w:hAnsi="Times New Roman" w:cs="Times New Roman"/>
                <w:szCs w:val="21"/>
              </w:rPr>
              <w:t xml:space="preserve"> M (spike S1), </w:t>
            </w:r>
            <w:r w:rsidRPr="00A718B7">
              <w:rPr>
                <w:rFonts w:ascii="Times New Roman" w:eastAsia="宋体" w:hAnsi="Times New Roman" w:cs="Times New Roman"/>
                <w:szCs w:val="21"/>
              </w:rPr>
              <w:t>1</w:t>
            </w:r>
            <w:r w:rsidRPr="00A718B7">
              <w:rPr>
                <w:rFonts w:ascii="Times New Roman" w:eastAsia="宋体" w:hAnsi="Times New Roman" w:cs="Times New Roman" w:hint="eastAsia"/>
                <w:szCs w:val="21"/>
              </w:rPr>
              <w:t>×</w:t>
            </w:r>
            <w:r>
              <w:rPr>
                <w:rFonts w:ascii="Times New Roman" w:eastAsia="宋体" w:hAnsi="Times New Roman" w:cs="Times New Roman"/>
                <w:szCs w:val="21"/>
              </w:rPr>
              <w:t xml:space="preserve"> 10</w:t>
            </w:r>
            <w:r w:rsidRPr="00A718B7">
              <w:rPr>
                <w:rFonts w:ascii="Times New Roman" w:eastAsia="宋体" w:hAnsi="Times New Roman" w:cs="Times New Roman"/>
                <w:szCs w:val="21"/>
                <w:vertAlign w:val="superscript"/>
              </w:rPr>
              <w:t>-12</w:t>
            </w:r>
            <w:r>
              <w:rPr>
                <w:rFonts w:ascii="Times New Roman" w:eastAsia="宋体" w:hAnsi="Times New Roman" w:cs="Times New Roman"/>
                <w:szCs w:val="21"/>
              </w:rPr>
              <w:t>–</w:t>
            </w:r>
            <w:r>
              <w:rPr>
                <w:rFonts w:ascii="Times New Roman" w:eastAsia="宋体" w:hAnsi="Times New Roman" w:cs="Times New Roman"/>
                <w:szCs w:val="21"/>
              </w:rPr>
              <w:lastRenderedPageBreak/>
              <w:t>20</w:t>
            </w:r>
            <w:r w:rsidRPr="00A718B7">
              <w:rPr>
                <w:rFonts w:ascii="Times New Roman" w:eastAsia="宋体" w:hAnsi="Times New Roman" w:cs="Times New Roman" w:hint="eastAsia"/>
                <w:szCs w:val="21"/>
              </w:rPr>
              <w:t>×</w:t>
            </w:r>
            <w:r>
              <w:rPr>
                <w:rFonts w:ascii="Times New Roman" w:eastAsia="宋体" w:hAnsi="Times New Roman" w:cs="Times New Roman"/>
                <w:szCs w:val="21"/>
              </w:rPr>
              <w:t>10</w:t>
            </w:r>
            <w:r w:rsidRPr="00A718B7">
              <w:rPr>
                <w:rFonts w:ascii="Times New Roman" w:eastAsia="宋体" w:hAnsi="Times New Roman" w:cs="Times New Roman"/>
                <w:szCs w:val="21"/>
                <w:vertAlign w:val="superscript"/>
              </w:rPr>
              <w:t>-9</w:t>
            </w:r>
            <w:r w:rsidRPr="00A718B7">
              <w:rPr>
                <w:rFonts w:ascii="Times New Roman" w:eastAsia="宋体" w:hAnsi="Times New Roman" w:cs="Times New Roman"/>
                <w:szCs w:val="21"/>
              </w:rPr>
              <w:t xml:space="preserve"> </w:t>
            </w:r>
            <w:r>
              <w:rPr>
                <w:rFonts w:ascii="Times New Roman" w:eastAsia="宋体" w:hAnsi="Times New Roman" w:cs="Times New Roman"/>
                <w:szCs w:val="21"/>
              </w:rPr>
              <w:t>M (</w:t>
            </w:r>
            <w:r w:rsidRPr="00A718B7">
              <w:rPr>
                <w:rFonts w:ascii="Times New Roman" w:eastAsia="宋体" w:hAnsi="Times New Roman" w:cs="Times New Roman"/>
                <w:szCs w:val="21"/>
              </w:rPr>
              <w:t>receptor-binding-domain</w:t>
            </w:r>
            <w:r>
              <w:rPr>
                <w:rFonts w:ascii="Times New Roman" w:eastAsia="宋体" w:hAnsi="Times New Roman" w:cs="Times New Roman"/>
                <w:szCs w:val="21"/>
              </w:rPr>
              <w:t>)</w:t>
            </w:r>
          </w:p>
        </w:tc>
        <w:tc>
          <w:tcPr>
            <w:tcW w:w="567" w:type="dxa"/>
          </w:tcPr>
          <w:p w:rsidR="002C7535" w:rsidRPr="006B6858" w:rsidRDefault="002C7535" w:rsidP="00FB3B20">
            <w:pPr>
              <w:spacing w:line="360" w:lineRule="auto"/>
              <w:rPr>
                <w:rFonts w:ascii="Times New Roman" w:eastAsia="宋体" w:hAnsi="Times New Roman" w:cs="Times New Roman"/>
                <w:szCs w:val="21"/>
              </w:rPr>
            </w:pPr>
            <w:r>
              <w:rPr>
                <w:rFonts w:ascii="Times New Roman" w:eastAsia="宋体" w:hAnsi="Times New Roman" w:cs="Times New Roman"/>
                <w:szCs w:val="21"/>
              </w:rPr>
              <w:lastRenderedPageBreak/>
              <w:fldChar w:fldCharType="begin"/>
            </w:r>
            <w:r w:rsidR="00FB3B20">
              <w:rPr>
                <w:rFonts w:ascii="Times New Roman" w:eastAsia="宋体" w:hAnsi="Times New Roman" w:cs="Times New Roman"/>
                <w:szCs w:val="21"/>
              </w:rPr>
              <w:instrText xml:space="preserve"> ADDIN EN.CITE &lt;EndNote&gt;&lt;Cite&gt;&lt;Author&gt;Ali&lt;/Author&gt;&lt;Year&gt;2020&lt;/Year&gt;&lt;RecNum&gt;453&lt;/RecNum&gt;&lt;DisplayText&gt;[49]&lt;/DisplayText&gt;&lt;record&gt;&lt;rec-number&gt;453&lt;/rec-number&gt;&lt;foreign-keys&gt;&lt;key app="EN" db-id="wfpvea5w2st2f2e00x4pe9ah5s9sdtta05r5" timestamp="1695178170"&gt;453&lt;/key&gt;&lt;key app="ENWeb" db-id=""&gt;0&lt;/key&gt;&lt;/foreign-keys&gt;&lt;ref-type name="Journal Article"&gt;17&lt;/ref-type&gt;&lt;contributors&gt;&lt;authors&gt;&lt;author&gt;Ali, Md Azahar&lt;/author&gt;&lt;author&gt;Hu, Chunshan&lt;/author&gt;&lt;author&gt;Jahan, Sanjida&lt;/author&gt;&lt;author&gt;Yuan, Bin&lt;/author&gt;&lt;author&gt;Saleh, Mo</w:instrText>
            </w:r>
            <w:r w:rsidR="00FB3B20">
              <w:rPr>
                <w:rFonts w:ascii="Times New Roman" w:eastAsia="宋体" w:hAnsi="Times New Roman" w:cs="Times New Roman" w:hint="eastAsia"/>
                <w:szCs w:val="21"/>
              </w:rPr>
              <w:instrText>hammad Sadeq&lt;/author&gt;&lt;author&gt;Ju, Enguo&lt;/author&gt;&lt;author&gt;Gao, Shou</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Jiang&lt;/author&gt;&lt;author&gt;Panat, Rahul&lt;/author&gt;&lt;/authors&gt;&lt;/contributors&gt;&lt;titles&gt;&lt;title&gt;Sensing of COVID</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19 Antibodies in Seconds via Aerosol Jet Nanoprinted Reduced</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Graphene</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Oxide</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Coated 3D Elec</w:instrText>
            </w:r>
            <w:r w:rsidR="00FB3B20">
              <w:rPr>
                <w:rFonts w:ascii="Times New Roman" w:eastAsia="宋体" w:hAnsi="Times New Roman" w:cs="Times New Roman"/>
                <w:szCs w:val="21"/>
              </w:rPr>
              <w:instrText>trodes&lt;/title&gt;&lt;secondary-title&gt;Advanced Materials&lt;/secondary-title&gt;&lt;/titles&gt;&lt;periodical&gt;&lt;full-title&gt;Advanced Materials&lt;/full-title&gt;&lt;/periodical&gt;&lt;pages&gt;2006647&lt;/pages&gt;&lt;volume&gt;33&lt;/volume&gt;&lt;number&gt;7&lt;/number&gt;&lt;dates&gt;&lt;year&gt;2020&lt;/year&gt;&lt;/dates&gt;&lt;isbn&gt;0935-9648&amp;#xD;1521-4095&lt;/isbn&gt;&lt;urls&gt;&lt;/urls&gt;&lt;electronic-resource-num&gt;10.1002/adma.202006647&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[49]</w:t>
            </w:r>
            <w:r>
              <w:rPr>
                <w:rFonts w:ascii="Times New Roman" w:eastAsia="宋体" w:hAnsi="Times New Roman" w:cs="Times New Roman"/>
                <w:szCs w:val="21"/>
              </w:rPr>
              <w:fldChar w:fldCharType="end"/>
            </w:r>
          </w:p>
        </w:tc>
      </w:tr>
      <w:tr w:rsidR="002C7535" w:rsidRPr="006B6858" w:rsidTr="002C7535">
        <w:tc>
          <w:tcPr>
            <w:tcW w:w="1985"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P</w:t>
            </w:r>
            <w:r w:rsidRPr="00FB43DF">
              <w:rPr>
                <w:rFonts w:ascii="Times New Roman" w:eastAsia="宋体" w:hAnsi="Times New Roman" w:cs="Times New Roman"/>
                <w:szCs w:val="21"/>
              </w:rPr>
              <w:t>encil graphite electrodes</w:t>
            </w:r>
            <w:r>
              <w:rPr>
                <w:rFonts w:ascii="Times New Roman" w:eastAsia="宋体" w:hAnsi="Times New Roman" w:cs="Times New Roman"/>
                <w:szCs w:val="21"/>
              </w:rPr>
              <w:t xml:space="preserve"> biosensor</w:t>
            </w:r>
          </w:p>
        </w:tc>
        <w:tc>
          <w:tcPr>
            <w:tcW w:w="1701" w:type="dxa"/>
          </w:tcPr>
          <w:p w:rsidR="002C7535" w:rsidRDefault="002C7535" w:rsidP="00A718B7">
            <w:pPr>
              <w:spacing w:line="360" w:lineRule="auto"/>
              <w:rPr>
                <w:rFonts w:ascii="Times New Roman" w:eastAsia="宋体" w:hAnsi="Times New Roman" w:cs="Times New Roman"/>
                <w:szCs w:val="21"/>
              </w:rPr>
            </w:pPr>
            <w:r w:rsidRPr="00FB43DF">
              <w:rPr>
                <w:rFonts w:ascii="Times New Roman" w:eastAsia="宋体" w:hAnsi="Times New Roman" w:cs="Times New Roman"/>
                <w:szCs w:val="21"/>
              </w:rPr>
              <w:t>Au</w:t>
            </w:r>
            <w:r>
              <w:rPr>
                <w:rFonts w:ascii="Times New Roman" w:eastAsia="宋体" w:hAnsi="Times New Roman" w:cs="Times New Roman"/>
                <w:szCs w:val="21"/>
              </w:rPr>
              <w:t xml:space="preserve"> NPs-</w:t>
            </w:r>
            <w:r w:rsidRPr="00FB43DF">
              <w:rPr>
                <w:rFonts w:ascii="Times New Roman" w:eastAsia="宋体" w:hAnsi="Times New Roman" w:cs="Times New Roman"/>
                <w:szCs w:val="21"/>
              </w:rPr>
              <w:t>cysteamine</w:t>
            </w:r>
          </w:p>
        </w:tc>
        <w:tc>
          <w:tcPr>
            <w:tcW w:w="1417" w:type="dxa"/>
          </w:tcPr>
          <w:p w:rsidR="002C7535" w:rsidRPr="00450C57"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SARS-CoV-2 </w:t>
            </w:r>
            <w:r w:rsidRPr="001109C0">
              <w:rPr>
                <w:rFonts w:ascii="Times New Roman" w:eastAsia="宋体" w:hAnsi="Times New Roman" w:cs="Times New Roman"/>
                <w:szCs w:val="21"/>
              </w:rPr>
              <w:t>antigen</w:t>
            </w:r>
          </w:p>
        </w:tc>
        <w:tc>
          <w:tcPr>
            <w:tcW w:w="1418" w:type="dxa"/>
          </w:tcPr>
          <w:p w:rsidR="002C7535" w:rsidRDefault="002C7535" w:rsidP="00453F89">
            <w:pPr>
              <w:spacing w:line="360" w:lineRule="auto"/>
              <w:rPr>
                <w:rFonts w:ascii="Times New Roman" w:eastAsia="宋体" w:hAnsi="Times New Roman" w:cs="Times New Roman"/>
                <w:szCs w:val="21"/>
              </w:rPr>
            </w:pPr>
            <w:r w:rsidRPr="00453F89">
              <w:rPr>
                <w:rFonts w:ascii="Times New Roman" w:eastAsia="宋体" w:hAnsi="Times New Roman" w:cs="Times New Roman"/>
                <w:szCs w:val="21"/>
              </w:rPr>
              <w:t xml:space="preserve">229 </w:t>
            </w:r>
            <w:proofErr w:type="spellStart"/>
            <w:r w:rsidRPr="00453F89">
              <w:rPr>
                <w:rFonts w:ascii="Times New Roman" w:eastAsia="宋体" w:hAnsi="Times New Roman" w:cs="Times New Roman"/>
                <w:szCs w:val="21"/>
              </w:rPr>
              <w:t>fg</w:t>
            </w:r>
            <w:proofErr w:type="spellEnd"/>
            <w:r>
              <w:rPr>
                <w:rFonts w:ascii="Times New Roman" w:eastAsia="宋体" w:hAnsi="Times New Roman" w:cs="Times New Roman"/>
                <w:szCs w:val="21"/>
              </w:rPr>
              <w:t xml:space="preserve"> </w:t>
            </w:r>
            <w:r w:rsidRPr="00453F89">
              <w:rPr>
                <w:rFonts w:ascii="Times New Roman" w:eastAsia="宋体" w:hAnsi="Times New Roman" w:cs="Times New Roman"/>
                <w:szCs w:val="21"/>
              </w:rPr>
              <w:t>mL</w:t>
            </w:r>
            <w:r w:rsidRPr="00453F89">
              <w:rPr>
                <w:rFonts w:ascii="Times New Roman" w:eastAsia="宋体" w:hAnsi="Times New Roman" w:cs="Times New Roman"/>
                <w:szCs w:val="21"/>
                <w:vertAlign w:val="superscript"/>
              </w:rPr>
              <w:t>−1</w:t>
            </w:r>
          </w:p>
        </w:tc>
        <w:tc>
          <w:tcPr>
            <w:tcW w:w="992" w:type="dxa"/>
          </w:tcPr>
          <w:p w:rsidR="002C7535" w:rsidRPr="00D329CA" w:rsidRDefault="002C7535" w:rsidP="00D329CA">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 min</w:t>
            </w:r>
          </w:p>
        </w:tc>
        <w:tc>
          <w:tcPr>
            <w:tcW w:w="1701"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w:t>
            </w:r>
            <w:r w:rsidRPr="00A718B7">
              <w:rPr>
                <w:rFonts w:ascii="Times New Roman" w:eastAsia="宋体" w:hAnsi="Times New Roman" w:cs="Times New Roman" w:hint="eastAsia"/>
                <w:szCs w:val="21"/>
              </w:rPr>
              <w:t>×</w:t>
            </w:r>
            <w:r>
              <w:rPr>
                <w:rFonts w:ascii="Times New Roman" w:eastAsia="宋体" w:hAnsi="Times New Roman" w:cs="Times New Roman"/>
                <w:szCs w:val="21"/>
              </w:rPr>
              <w:t>10</w:t>
            </w:r>
            <w:r w:rsidRPr="00A718B7">
              <w:rPr>
                <w:rFonts w:ascii="Times New Roman" w:eastAsia="宋体" w:hAnsi="Times New Roman" w:cs="Times New Roman"/>
                <w:szCs w:val="21"/>
                <w:vertAlign w:val="superscript"/>
              </w:rPr>
              <w:t>-12</w:t>
            </w:r>
            <w:r>
              <w:rPr>
                <w:rFonts w:ascii="Times New Roman" w:eastAsia="宋体" w:hAnsi="Times New Roman" w:cs="Times New Roman"/>
                <w:szCs w:val="21"/>
              </w:rPr>
              <w:t>–1</w:t>
            </w:r>
            <w:r w:rsidRPr="00A718B7">
              <w:rPr>
                <w:rFonts w:ascii="Times New Roman" w:eastAsia="宋体" w:hAnsi="Times New Roman" w:cs="Times New Roman" w:hint="eastAsia"/>
                <w:szCs w:val="21"/>
              </w:rPr>
              <w:t>×</w:t>
            </w:r>
            <w:r>
              <w:rPr>
                <w:rFonts w:ascii="Times New Roman" w:eastAsia="宋体" w:hAnsi="Times New Roman" w:cs="Times New Roman"/>
                <w:szCs w:val="21"/>
              </w:rPr>
              <w:t>10</w:t>
            </w:r>
            <w:r>
              <w:rPr>
                <w:rFonts w:ascii="Times New Roman" w:eastAsia="宋体" w:hAnsi="Times New Roman" w:cs="Times New Roman"/>
                <w:szCs w:val="21"/>
                <w:vertAlign w:val="superscript"/>
              </w:rPr>
              <w:t>-10</w:t>
            </w:r>
            <w:r>
              <w:rPr>
                <w:rFonts w:ascii="Times New Roman" w:eastAsia="宋体" w:hAnsi="Times New Roman" w:cs="Times New Roman"/>
                <w:szCs w:val="21"/>
              </w:rPr>
              <w:t xml:space="preserve"> </w:t>
            </w:r>
            <w:r w:rsidRPr="00453F89">
              <w:rPr>
                <w:rFonts w:ascii="Times New Roman" w:eastAsia="宋体" w:hAnsi="Times New Roman" w:cs="Times New Roman"/>
                <w:szCs w:val="21"/>
              </w:rPr>
              <w:t xml:space="preserve"> g</w:t>
            </w:r>
            <w:r>
              <w:rPr>
                <w:rFonts w:ascii="Times New Roman" w:eastAsia="宋体" w:hAnsi="Times New Roman" w:cs="Times New Roman"/>
                <w:szCs w:val="21"/>
              </w:rPr>
              <w:t xml:space="preserve"> </w:t>
            </w:r>
            <w:r w:rsidRPr="00453F89">
              <w:rPr>
                <w:rFonts w:ascii="Times New Roman" w:eastAsia="宋体" w:hAnsi="Times New Roman" w:cs="Times New Roman"/>
                <w:szCs w:val="21"/>
              </w:rPr>
              <w:t>mL</w:t>
            </w:r>
            <w:r w:rsidRPr="00453F89">
              <w:rPr>
                <w:rFonts w:ascii="Times New Roman" w:eastAsia="宋体" w:hAnsi="Times New Roman" w:cs="Times New Roman"/>
                <w:szCs w:val="21"/>
                <w:vertAlign w:val="superscript"/>
              </w:rPr>
              <w:t>−1</w:t>
            </w:r>
          </w:p>
        </w:tc>
        <w:tc>
          <w:tcPr>
            <w:tcW w:w="567" w:type="dxa"/>
          </w:tcPr>
          <w:p w:rsidR="002C7535" w:rsidRDefault="002C7535" w:rsidP="00FB3B20">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FB3B20">
              <w:rPr>
                <w:rFonts w:ascii="Times New Roman" w:eastAsia="宋体" w:hAnsi="Times New Roman" w:cs="Times New Roman"/>
                <w:szCs w:val="21"/>
              </w:rPr>
              <w:instrText xml:space="preserve"> ADDIN EN.CITE &lt;EndNote&gt;&lt;Cite&gt;&lt;Author&gt;de Lima&lt;/Author&gt;&lt;Year&gt;2021&lt;/Year&gt;&lt;RecNum&gt;454&lt;/RecNum&gt;&lt;DisplayText&gt;[50]&lt;/DisplayText&gt;&lt;record&gt;&lt;rec-number&gt;454&lt;/rec-number&gt;&lt;foreign-keys&gt;&lt;key app="EN" db-id="wfpvea5w2st2f2e00x4pe9ah5s9sdtta05r5" timestamp="1695190965"&gt;454&lt;/key&gt;&lt;key app="ENWeb" db-id=""&gt;0&lt;/key&gt;&lt;/foreign-keys&gt;&lt;ref-type name="Journal Article"&gt;17&lt;/ref-type&gt;&lt;contributors&gt;&lt;authors&gt;&lt;author&gt;de Lima, Lucas F.&lt;/author&gt;&lt;author&gt;Ferreira, André L.&lt;/author&gt;&lt;author&gt;Torres, Marcelo D. T.&lt;/author&gt;&lt;author&gt;de Araujo, William R.&lt;/author&gt;&lt;author&gt;de la Fuente-Nunez, Cesar&lt;/author&gt;&lt;/authors&gt;&lt;/contributors&gt;&lt;titles&gt;&lt;title&gt;Minute-scale detection of SARS-CoV-2 using a low-cost biosensor composed of pencil graphite electrodes&lt;/title&gt;&lt;secondary-title&gt;Proceedings of the National Academy of Sciences&lt;/secondary-title&gt;&lt;/titles&gt;&lt;periodical&gt;&lt;full-title&gt;Proceedings of the National Academy of Sciences&lt;/full-title&gt;&lt;/periodical&gt;&lt;pages&gt;30 e2106724118&lt;/pages&gt;&lt;volume&gt;118&lt;/volume&gt;&lt;number&gt;30&lt;/number&gt;&lt;dates&gt;&lt;year&gt;2021&lt;/year&gt;&lt;/dates&gt;&lt;isbn&gt;0027-8424&amp;#xD;1091-6490&lt;/isbn&gt;&lt;urls&gt;&lt;/urls&gt;&lt;electronic-resource-num&gt;10.1073/pnas.2106724118&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[50]</w:t>
            </w:r>
            <w:r>
              <w:rPr>
                <w:rFonts w:ascii="Times New Roman" w:eastAsia="宋体" w:hAnsi="Times New Roman" w:cs="Times New Roman"/>
                <w:szCs w:val="21"/>
              </w:rPr>
              <w:fldChar w:fldCharType="end"/>
            </w:r>
          </w:p>
        </w:tc>
      </w:tr>
      <w:tr w:rsidR="002C7535" w:rsidRPr="006B6858" w:rsidTr="002C7535">
        <w:tc>
          <w:tcPr>
            <w:tcW w:w="1985"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FET</w:t>
            </w:r>
          </w:p>
        </w:tc>
        <w:tc>
          <w:tcPr>
            <w:tcW w:w="1701"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MoS</w:t>
            </w:r>
            <w:r w:rsidRPr="0032174A">
              <w:rPr>
                <w:rFonts w:ascii="Times New Roman" w:eastAsia="宋体" w:hAnsi="Times New Roman" w:cs="Times New Roman"/>
                <w:szCs w:val="21"/>
                <w:vertAlign w:val="subscript"/>
              </w:rPr>
              <w:t>2</w:t>
            </w:r>
          </w:p>
        </w:tc>
        <w:tc>
          <w:tcPr>
            <w:tcW w:w="1417" w:type="dxa"/>
          </w:tcPr>
          <w:p w:rsidR="002C7535" w:rsidRPr="00450C57" w:rsidRDefault="002C7535" w:rsidP="0032174A">
            <w:pPr>
              <w:spacing w:line="360" w:lineRule="auto"/>
              <w:rPr>
                <w:rFonts w:ascii="Times New Roman" w:eastAsia="宋体" w:hAnsi="Times New Roman" w:cs="Times New Roman"/>
                <w:szCs w:val="21"/>
              </w:rPr>
            </w:pPr>
            <w:r w:rsidRPr="00450C57">
              <w:rPr>
                <w:rFonts w:ascii="Times New Roman" w:eastAsia="宋体" w:hAnsi="Times New Roman" w:cs="Times New Roman"/>
                <w:szCs w:val="21"/>
              </w:rPr>
              <w:t>SARS-CoV-2 antibody</w:t>
            </w:r>
          </w:p>
        </w:tc>
        <w:tc>
          <w:tcPr>
            <w:tcW w:w="1418"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p>
        </w:tc>
        <w:tc>
          <w:tcPr>
            <w:tcW w:w="992" w:type="dxa"/>
          </w:tcPr>
          <w:p w:rsidR="002C7535" w:rsidRPr="00D329CA" w:rsidRDefault="002C7535" w:rsidP="00D329CA">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p>
        </w:tc>
        <w:tc>
          <w:tcPr>
            <w:tcW w:w="1701" w:type="dxa"/>
          </w:tcPr>
          <w:p w:rsidR="002C7535" w:rsidRDefault="002C7535" w:rsidP="00162A1A">
            <w:pPr>
              <w:spacing w:line="360" w:lineRule="auto"/>
              <w:rPr>
                <w:rFonts w:ascii="Times New Roman" w:eastAsia="宋体" w:hAnsi="Times New Roman" w:cs="Times New Roman"/>
                <w:szCs w:val="21"/>
              </w:rPr>
            </w:pPr>
            <w:r>
              <w:rPr>
                <w:rFonts w:ascii="Times New Roman" w:eastAsia="宋体" w:hAnsi="Times New Roman" w:cs="Times New Roman"/>
                <w:szCs w:val="21"/>
              </w:rPr>
              <w:t>10</w:t>
            </w:r>
            <w:r>
              <w:rPr>
                <w:rFonts w:ascii="Times New Roman" w:eastAsia="宋体" w:hAnsi="Times New Roman" w:cs="Times New Roman"/>
                <w:szCs w:val="21"/>
                <w:vertAlign w:val="superscript"/>
              </w:rPr>
              <w:t>-9</w:t>
            </w:r>
            <w:r>
              <w:rPr>
                <w:rFonts w:ascii="Times New Roman" w:eastAsia="宋体" w:hAnsi="Times New Roman" w:cs="Times New Roman"/>
                <w:szCs w:val="21"/>
              </w:rPr>
              <w:t>–10</w:t>
            </w:r>
            <w:r>
              <w:rPr>
                <w:rFonts w:ascii="Times New Roman" w:eastAsia="宋体" w:hAnsi="Times New Roman" w:cs="Times New Roman"/>
                <w:szCs w:val="21"/>
                <w:vertAlign w:val="superscript"/>
              </w:rPr>
              <w:t>-3</w:t>
            </w:r>
            <w:r>
              <w:rPr>
                <w:rFonts w:ascii="Times New Roman" w:eastAsia="宋体" w:hAnsi="Times New Roman" w:cs="Times New Roman"/>
                <w:szCs w:val="21"/>
              </w:rPr>
              <w:t xml:space="preserve"> </w:t>
            </w:r>
            <w:r w:rsidRPr="00453F89">
              <w:rPr>
                <w:rFonts w:ascii="Times New Roman" w:eastAsia="宋体" w:hAnsi="Times New Roman" w:cs="Times New Roman"/>
                <w:szCs w:val="21"/>
              </w:rPr>
              <w:t xml:space="preserve"> </w:t>
            </w:r>
            <w:proofErr w:type="spellStart"/>
            <w:r w:rsidRPr="00162A1A">
              <w:rPr>
                <w:rFonts w:ascii="Times New Roman" w:eastAsia="宋体" w:hAnsi="Times New Roman" w:cs="Times New Roman"/>
                <w:szCs w:val="21"/>
              </w:rPr>
              <w:t>μg</w:t>
            </w:r>
            <w:proofErr w:type="spellEnd"/>
            <w:r w:rsidRPr="00162A1A">
              <w:rPr>
                <w:rFonts w:ascii="Times New Roman" w:eastAsia="宋体" w:hAnsi="Times New Roman" w:cs="Times New Roman"/>
                <w:szCs w:val="21"/>
              </w:rPr>
              <w:t xml:space="preserve"> μL</w:t>
            </w:r>
            <w:r w:rsidRPr="00162A1A">
              <w:rPr>
                <w:rFonts w:ascii="Times New Roman" w:eastAsia="宋体" w:hAnsi="Times New Roman" w:cs="Times New Roman"/>
                <w:szCs w:val="21"/>
                <w:vertAlign w:val="superscript"/>
              </w:rPr>
              <w:t>−1</w:t>
            </w:r>
          </w:p>
        </w:tc>
        <w:tc>
          <w:tcPr>
            <w:tcW w:w="567" w:type="dxa"/>
          </w:tcPr>
          <w:p w:rsidR="002C7535"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&lt;EndNote&gt;&lt;Cite&gt;&lt;Author&gt;Wei&lt;/Author&gt;&lt;Year&gt;2021&lt;/Year&gt;&lt;RecNum&gt;455&lt;/RecNum&gt;&lt;DisplayText&gt;[51]&lt;/DisplayText&gt;&lt;record&gt;&lt;rec-number&gt;455&lt;/rec-number&gt;&lt;foreign-keys&gt;&lt;key app="EN" db-id="wfpvea5w2st2f2e00x4pe9ah5s9sdtta05r5" timestamp="1695192534"&gt;455&lt;/key&gt;&lt;key app="ENWeb" db-id=""&gt;0&lt;/key&gt;&lt;/foreign-keys&gt;&lt;ref-type name="Journal Article"&gt;17&lt;/ref-type&gt;&lt;contributors&gt;&lt;authors&gt;&lt;author&gt;Wei, Junqing&lt;/author&gt;&lt;author&gt;Zhao, Zhihan&lt;/author&gt;&lt;author&gt;Luo, Fengting&lt;/author&gt;&lt;author&gt;Lan, Kuibo&lt;/author&gt;&lt;author&gt;Chen, Ruibing&lt;/author&gt;&lt;author&gt;Qin, Guoxuan&lt;/author&gt;&lt;/authors&gt;&lt;/contributors&gt;&lt;titles&gt;&lt;title&gt;Sensitive and quantitative detection of SARS-CoV-2 antibodies from vaccinated serum by MoS2-field effect transistor&lt;/title&gt;&lt;secondary-title&gt;2D Materials&lt;/secondary-title&gt;&lt;/titles&gt;&lt;periodical&gt;&lt;full-title&gt;2D Materials&lt;/full-title&gt;&lt;/periodical&gt;&lt;pages&gt;015030&lt;/pages&gt;&lt;volume&gt;9&lt;/volume&gt;&lt;number&gt;1&lt;/number&gt;&lt;dates&gt;&lt;year&gt;2021&lt;/year&gt;&lt;/dates&gt;&lt;isbn&gt;2053-1583&lt;/isbn&gt;&lt;urls&gt;&lt;/urls&gt;&lt;electronic-resource-num&gt;10.1088/2053-1583/ac40c4&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[51]</w:t>
            </w:r>
            <w:r>
              <w:rPr>
                <w:rFonts w:ascii="Times New Roman" w:eastAsia="宋体" w:hAnsi="Times New Roman" w:cs="Times New Roman"/>
                <w:szCs w:val="21"/>
              </w:rPr>
              <w:fldChar w:fldCharType="end"/>
            </w:r>
          </w:p>
        </w:tc>
      </w:tr>
      <w:tr w:rsidR="002C7535" w:rsidRPr="006B6858" w:rsidTr="002C7535">
        <w:tc>
          <w:tcPr>
            <w:tcW w:w="1985"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O</w:t>
            </w:r>
            <w:r w:rsidRPr="00162A1A">
              <w:rPr>
                <w:rFonts w:ascii="Times New Roman" w:eastAsia="宋体" w:hAnsi="Times New Roman" w:cs="Times New Roman"/>
                <w:szCs w:val="21"/>
              </w:rPr>
              <w:t>rganic electrochemical transistors</w:t>
            </w:r>
          </w:p>
        </w:tc>
        <w:tc>
          <w:tcPr>
            <w:tcW w:w="1701" w:type="dxa"/>
          </w:tcPr>
          <w:p w:rsidR="002C7535" w:rsidRDefault="002C7535" w:rsidP="00A718B7">
            <w:pPr>
              <w:spacing w:line="360" w:lineRule="auto"/>
              <w:rPr>
                <w:rFonts w:ascii="Times New Roman" w:eastAsia="宋体" w:hAnsi="Times New Roman" w:cs="Times New Roman"/>
                <w:szCs w:val="21"/>
              </w:rPr>
            </w:pPr>
            <w:r w:rsidRPr="00822CA0">
              <w:rPr>
                <w:rFonts w:ascii="Times New Roman" w:eastAsia="宋体" w:hAnsi="Times New Roman" w:cs="Times New Roman"/>
                <w:szCs w:val="21"/>
              </w:rPr>
              <w:t>poly(3,4-ethylenedioxythiophene)–polystyrene sulfonate</w:t>
            </w:r>
          </w:p>
        </w:tc>
        <w:tc>
          <w:tcPr>
            <w:tcW w:w="1417" w:type="dxa"/>
          </w:tcPr>
          <w:p w:rsidR="002C7535" w:rsidRPr="00450C57"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SARS-CoV-2 </w:t>
            </w:r>
            <w:r w:rsidRPr="001109C0">
              <w:rPr>
                <w:rFonts w:ascii="Times New Roman" w:eastAsia="宋体" w:hAnsi="Times New Roman" w:cs="Times New Roman"/>
                <w:szCs w:val="21"/>
              </w:rPr>
              <w:t>antigen</w:t>
            </w:r>
          </w:p>
        </w:tc>
        <w:tc>
          <w:tcPr>
            <w:tcW w:w="1418"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w:t>
            </w:r>
          </w:p>
        </w:tc>
        <w:tc>
          <w:tcPr>
            <w:tcW w:w="992" w:type="dxa"/>
          </w:tcPr>
          <w:p w:rsidR="002C7535" w:rsidRPr="00D329CA" w:rsidRDefault="002C7535" w:rsidP="00D329CA">
            <w:pPr>
              <w:spacing w:line="360" w:lineRule="auto"/>
              <w:rPr>
                <w:rFonts w:ascii="Times New Roman" w:eastAsia="宋体" w:hAnsi="Times New Roman" w:cs="Times New Roman"/>
                <w:szCs w:val="21"/>
              </w:rPr>
            </w:pPr>
            <w:r w:rsidRPr="00D329CA">
              <w:rPr>
                <w:rFonts w:ascii="Times New Roman" w:eastAsia="宋体" w:hAnsi="Times New Roman" w:cs="Times New Roman" w:hint="eastAsia"/>
                <w:szCs w:val="21"/>
              </w:rPr>
              <w:t>﹤</w:t>
            </w:r>
            <w:r>
              <w:rPr>
                <w:rFonts w:ascii="Times New Roman" w:eastAsia="宋体" w:hAnsi="Times New Roman" w:cs="Times New Roman"/>
                <w:szCs w:val="21"/>
              </w:rPr>
              <w:t xml:space="preserve">10 </w:t>
            </w:r>
            <w:r>
              <w:rPr>
                <w:rFonts w:ascii="Times New Roman" w:eastAsia="宋体" w:hAnsi="Times New Roman" w:cs="Times New Roman" w:hint="eastAsia"/>
                <w:szCs w:val="21"/>
              </w:rPr>
              <w:t>min</w:t>
            </w:r>
          </w:p>
        </w:tc>
        <w:tc>
          <w:tcPr>
            <w:tcW w:w="1701" w:type="dxa"/>
          </w:tcPr>
          <w:p w:rsidR="002C7535" w:rsidRDefault="002C7535" w:rsidP="00822CA0">
            <w:pPr>
              <w:spacing w:line="360" w:lineRule="auto"/>
              <w:rPr>
                <w:rFonts w:ascii="Times New Roman" w:eastAsia="宋体" w:hAnsi="Times New Roman" w:cs="Times New Roman"/>
                <w:szCs w:val="21"/>
              </w:rPr>
            </w:pPr>
            <w:r w:rsidRPr="00822CA0">
              <w:rPr>
                <w:rFonts w:ascii="Times New Roman" w:eastAsia="宋体" w:hAnsi="Times New Roman" w:cs="Times New Roman"/>
                <w:szCs w:val="21"/>
              </w:rPr>
              <w:t xml:space="preserve">1 </w:t>
            </w:r>
            <w:proofErr w:type="spellStart"/>
            <w:r w:rsidRPr="00822CA0">
              <w:rPr>
                <w:rFonts w:ascii="Times New Roman" w:eastAsia="宋体" w:hAnsi="Times New Roman" w:cs="Times New Roman"/>
                <w:szCs w:val="21"/>
              </w:rPr>
              <w:t>fg</w:t>
            </w:r>
            <w:proofErr w:type="spellEnd"/>
            <w:r w:rsidRPr="00822CA0">
              <w:rPr>
                <w:rFonts w:ascii="Times New Roman" w:eastAsia="宋体" w:hAnsi="Times New Roman" w:cs="Times New Roman"/>
                <w:szCs w:val="21"/>
              </w:rPr>
              <w:t xml:space="preserve"> mL</w:t>
            </w:r>
            <w:r w:rsidRPr="00822CA0">
              <w:rPr>
                <w:rFonts w:ascii="Times New Roman" w:eastAsia="宋体" w:hAnsi="Times New Roman" w:cs="Times New Roman"/>
                <w:szCs w:val="21"/>
                <w:vertAlign w:val="superscript"/>
              </w:rPr>
              <w:t>−1</w:t>
            </w:r>
            <w:r>
              <w:rPr>
                <w:rFonts w:ascii="Times New Roman" w:eastAsia="宋体" w:hAnsi="Times New Roman" w:cs="Times New Roman"/>
                <w:szCs w:val="21"/>
              </w:rPr>
              <w:t>-</w:t>
            </w:r>
            <w:r w:rsidRPr="00822CA0">
              <w:rPr>
                <w:rFonts w:ascii="Times New Roman" w:eastAsia="宋体" w:hAnsi="Times New Roman" w:cs="Times New Roman"/>
                <w:szCs w:val="21"/>
              </w:rPr>
              <w:t>1 µg mL</w:t>
            </w:r>
            <w:r w:rsidRPr="00822CA0">
              <w:rPr>
                <w:rFonts w:ascii="Times New Roman" w:eastAsia="宋体" w:hAnsi="Times New Roman" w:cs="Times New Roman"/>
                <w:szCs w:val="21"/>
                <w:vertAlign w:val="superscript"/>
              </w:rPr>
              <w:t>−1</w:t>
            </w:r>
          </w:p>
        </w:tc>
        <w:tc>
          <w:tcPr>
            <w:tcW w:w="567" w:type="dxa"/>
          </w:tcPr>
          <w:p w:rsidR="002C7535" w:rsidRDefault="002C7535" w:rsidP="007B3E63">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7B3E63">
              <w:rPr>
                <w:rFonts w:ascii="Times New Roman" w:eastAsia="宋体" w:hAnsi="Times New Roman" w:cs="Times New Roman"/>
                <w:szCs w:val="21"/>
              </w:rPr>
              <w:instrText xml:space="preserve"> ADDIN EN.CITE &lt;EndNote&gt;&lt;Cite&gt;&lt;Author&gt;Fan&lt;/Author&gt;&lt;Year&gt;2023&lt;/Year&gt;&lt;RecNum&gt;456&lt;/RecNum&gt;&lt;DisplayText&gt;[52]&lt;/DisplayText&gt;&lt;record&gt;&lt;rec-number&gt;456&lt;/rec-number&gt;&lt;foreign-keys&gt;&lt;key app="EN" db-id="wfpvea5w2st2f2e00x4pe9ah5s9sdtta05r5" timestamp="1695193619"&gt;456&lt;/key&gt;&lt;key app="ENWeb" db-id=""&gt;0&lt;/key&gt;&lt;/foreign-keys&gt;&lt;ref-type name="Journal Article"&gt;17&lt;/ref-type&gt;&lt;contributors&gt;&lt;authors&gt;&lt;author&gt;Fan, Jiaxin&lt;/author&gt;&lt;author&gt;Parr, Sheldon&lt;/author&gt;&lt;author&gt;Kang, Seongdae&lt;/author&gt;&lt;author&gt;Gupta, Manisha&lt;/author&gt;&lt;/authors&gt;&lt;/contributors&gt;&lt;titles&gt;&lt;title&gt;Point-of-care (POC) SARS-CoV-2 antigen detection using functionalized aerosol jet-printed organic electrochemical transistors (OECTs)&lt;/title&gt;&lt;secondary-title&gt;Nanoscale&lt;/secondary-title&gt;&lt;/titles&gt;&lt;periodical&gt;&lt;full-title&gt;Nanoscale&lt;/full-title&gt;&lt;abbr-1&gt;Nanoscale&lt;/abbr-1&gt;&lt;/periodical&gt;&lt;pages&gt;5476-5485&lt;/pages&gt;&lt;volume&gt;15&lt;/volume&gt;&lt;number&gt;11&lt;/number&gt;&lt;dates&gt;&lt;year&gt;2023&lt;/year&gt;&lt;/dates&gt;&lt;isbn&gt;2040-3364&amp;#xD;2040-3372&lt;/isbn&gt;&lt;urls&gt;&lt;/urls&gt;&lt;electronic-resource-num&gt;10.1039/d2nr06485e&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[52]</w:t>
            </w:r>
            <w:r>
              <w:rPr>
                <w:rFonts w:ascii="Times New Roman" w:eastAsia="宋体" w:hAnsi="Times New Roman" w:cs="Times New Roman"/>
                <w:szCs w:val="21"/>
              </w:rPr>
              <w:fldChar w:fldCharType="end"/>
            </w:r>
          </w:p>
        </w:tc>
      </w:tr>
      <w:tr w:rsidR="002C7535" w:rsidRPr="006B6858" w:rsidTr="002C7535">
        <w:tc>
          <w:tcPr>
            <w:tcW w:w="1985" w:type="dxa"/>
          </w:tcPr>
          <w:p w:rsidR="002C7535" w:rsidRDefault="002C7535" w:rsidP="00A718B7">
            <w:pPr>
              <w:spacing w:line="360" w:lineRule="auto"/>
              <w:rPr>
                <w:rFonts w:ascii="Times New Roman" w:eastAsia="宋体" w:hAnsi="Times New Roman" w:cs="Times New Roman"/>
                <w:szCs w:val="21"/>
              </w:rPr>
            </w:pPr>
            <w:r w:rsidRPr="00FC0D2E">
              <w:rPr>
                <w:rFonts w:ascii="Times New Roman" w:eastAsia="宋体" w:hAnsi="Times New Roman" w:cs="Times New Roman"/>
                <w:szCs w:val="21"/>
              </w:rPr>
              <w:t>Duplex Electrochemical Microfluidic Sensor</w:t>
            </w:r>
          </w:p>
        </w:tc>
        <w:tc>
          <w:tcPr>
            <w:tcW w:w="1701" w:type="dxa"/>
          </w:tcPr>
          <w:p w:rsidR="002C7535" w:rsidRDefault="002C7535" w:rsidP="00FC0D2E">
            <w:pPr>
              <w:spacing w:line="360" w:lineRule="auto"/>
              <w:rPr>
                <w:rFonts w:ascii="Times New Roman" w:eastAsia="宋体" w:hAnsi="Times New Roman" w:cs="Times New Roman"/>
                <w:szCs w:val="21"/>
              </w:rPr>
            </w:pPr>
            <w:r w:rsidRPr="00FC0D2E">
              <w:rPr>
                <w:rFonts w:ascii="Times New Roman" w:eastAsia="宋体" w:hAnsi="Times New Roman" w:cs="Times New Roman"/>
                <w:szCs w:val="21"/>
              </w:rPr>
              <w:t xml:space="preserve">carbon black and </w:t>
            </w:r>
            <w:r>
              <w:rPr>
                <w:rFonts w:ascii="Times New Roman" w:eastAsia="宋体" w:hAnsi="Times New Roman" w:cs="Times New Roman"/>
                <w:szCs w:val="21"/>
              </w:rPr>
              <w:t>gold</w:t>
            </w:r>
          </w:p>
        </w:tc>
        <w:tc>
          <w:tcPr>
            <w:tcW w:w="1417" w:type="dxa"/>
          </w:tcPr>
          <w:p w:rsidR="002C7535" w:rsidRPr="00450C57" w:rsidRDefault="002C7535" w:rsidP="00802512">
            <w:pPr>
              <w:spacing w:line="360" w:lineRule="auto"/>
              <w:rPr>
                <w:rFonts w:ascii="Times New Roman" w:eastAsia="宋体" w:hAnsi="Times New Roman" w:cs="Times New Roman"/>
                <w:szCs w:val="21"/>
              </w:rPr>
            </w:pPr>
            <w:r w:rsidRPr="00802512">
              <w:rPr>
                <w:rFonts w:ascii="Times New Roman" w:eastAsia="宋体" w:hAnsi="Times New Roman" w:cs="Times New Roman"/>
                <w:szCs w:val="21"/>
              </w:rPr>
              <w:t>SARS-CoV-2 antibody</w:t>
            </w:r>
          </w:p>
        </w:tc>
        <w:tc>
          <w:tcPr>
            <w:tcW w:w="1418"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28 </w:t>
            </w:r>
            <w:r>
              <w:rPr>
                <w:rFonts w:ascii="Times New Roman" w:eastAsia="宋体" w:hAnsi="Times New Roman" w:cs="Times New Roman" w:hint="eastAsia"/>
                <w:szCs w:val="21"/>
              </w:rPr>
              <w:t>ng</w:t>
            </w:r>
            <w:r>
              <w:rPr>
                <w:rFonts w:ascii="Times New Roman" w:eastAsia="宋体" w:hAnsi="Times New Roman" w:cs="Times New Roman"/>
                <w:szCs w:val="21"/>
              </w:rPr>
              <w:t xml:space="preserve"> </w:t>
            </w:r>
            <w:r w:rsidRPr="00453F89">
              <w:rPr>
                <w:rFonts w:ascii="Times New Roman" w:eastAsia="宋体" w:hAnsi="Times New Roman" w:cs="Times New Roman"/>
                <w:szCs w:val="21"/>
              </w:rPr>
              <w:t xml:space="preserve"> mL</w:t>
            </w:r>
            <w:r w:rsidRPr="00453F89">
              <w:rPr>
                <w:rFonts w:ascii="Times New Roman" w:eastAsia="宋体" w:hAnsi="Times New Roman" w:cs="Times New Roman"/>
                <w:szCs w:val="21"/>
                <w:vertAlign w:val="superscript"/>
              </w:rPr>
              <w:t>−1</w:t>
            </w:r>
            <w:r w:rsidRPr="00802512">
              <w:rPr>
                <w:rFonts w:ascii="Times New Roman" w:eastAsia="宋体" w:hAnsi="Times New Roman" w:cs="Times New Roman"/>
                <w:szCs w:val="21"/>
              </w:rPr>
              <w:t xml:space="preserve"> (</w:t>
            </w:r>
            <w:r>
              <w:rPr>
                <w:rFonts w:ascii="Times New Roman" w:eastAsia="宋体" w:hAnsi="Times New Roman" w:cs="Times New Roman"/>
                <w:szCs w:val="21"/>
              </w:rPr>
              <w:t>N-Ig G</w:t>
            </w:r>
            <w:r w:rsidRPr="00802512">
              <w:rPr>
                <w:rFonts w:ascii="Times New Roman" w:eastAsia="宋体" w:hAnsi="Times New Roman" w:cs="Times New Roman"/>
                <w:szCs w:val="21"/>
              </w:rPr>
              <w:t>)</w:t>
            </w:r>
            <w:r>
              <w:rPr>
                <w:rFonts w:ascii="Times New Roman" w:eastAsia="宋体" w:hAnsi="Times New Roman" w:cs="Times New Roman"/>
                <w:szCs w:val="21"/>
              </w:rPr>
              <w:t xml:space="preserve">, 15 </w:t>
            </w:r>
            <w:r>
              <w:rPr>
                <w:rFonts w:ascii="Times New Roman" w:eastAsia="宋体" w:hAnsi="Times New Roman" w:cs="Times New Roman" w:hint="eastAsia"/>
                <w:szCs w:val="21"/>
              </w:rPr>
              <w:t>ng</w:t>
            </w:r>
            <w:r>
              <w:rPr>
                <w:rFonts w:ascii="Times New Roman" w:eastAsia="宋体" w:hAnsi="Times New Roman" w:cs="Times New Roman"/>
                <w:szCs w:val="21"/>
              </w:rPr>
              <w:t xml:space="preserve"> </w:t>
            </w:r>
            <w:r w:rsidRPr="00453F89">
              <w:rPr>
                <w:rFonts w:ascii="Times New Roman" w:eastAsia="宋体" w:hAnsi="Times New Roman" w:cs="Times New Roman"/>
                <w:szCs w:val="21"/>
              </w:rPr>
              <w:t xml:space="preserve"> mL</w:t>
            </w:r>
            <w:r w:rsidRPr="00453F89">
              <w:rPr>
                <w:rFonts w:ascii="Times New Roman" w:eastAsia="宋体" w:hAnsi="Times New Roman" w:cs="Times New Roman"/>
                <w:szCs w:val="21"/>
                <w:vertAlign w:val="superscript"/>
              </w:rPr>
              <w:t>−1</w:t>
            </w:r>
            <w:r w:rsidRPr="00802512">
              <w:rPr>
                <w:rFonts w:ascii="Times New Roman" w:eastAsia="宋体" w:hAnsi="Times New Roman" w:cs="Times New Roman"/>
                <w:szCs w:val="21"/>
              </w:rPr>
              <w:t xml:space="preserve"> (</w:t>
            </w:r>
            <w:r>
              <w:rPr>
                <w:rFonts w:ascii="Times New Roman" w:eastAsia="宋体" w:hAnsi="Times New Roman" w:cs="Times New Roman"/>
                <w:szCs w:val="21"/>
              </w:rPr>
              <w:t>S-Ig G</w:t>
            </w:r>
            <w:r w:rsidRPr="00802512">
              <w:rPr>
                <w:rFonts w:ascii="Times New Roman" w:eastAsia="宋体" w:hAnsi="Times New Roman" w:cs="Times New Roman"/>
                <w:szCs w:val="21"/>
              </w:rPr>
              <w:t>)</w:t>
            </w:r>
          </w:p>
        </w:tc>
        <w:tc>
          <w:tcPr>
            <w:tcW w:w="992" w:type="dxa"/>
          </w:tcPr>
          <w:p w:rsidR="002C7535" w:rsidRPr="00D329CA" w:rsidRDefault="002C7535" w:rsidP="00D329CA">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.5 min</w:t>
            </w:r>
          </w:p>
        </w:tc>
        <w:tc>
          <w:tcPr>
            <w:tcW w:w="1701" w:type="dxa"/>
          </w:tcPr>
          <w:p w:rsidR="002C7535" w:rsidRDefault="002C7535" w:rsidP="00A718B7">
            <w:pPr>
              <w:spacing w:line="360" w:lineRule="auto"/>
              <w:rPr>
                <w:rFonts w:ascii="Times New Roman" w:eastAsia="宋体" w:hAnsi="Times New Roman" w:cs="Times New Roman"/>
                <w:szCs w:val="21"/>
              </w:rPr>
            </w:pPr>
            <w:r>
              <w:rPr>
                <w:rFonts w:ascii="Times New Roman" w:eastAsia="宋体" w:hAnsi="Times New Roman" w:cs="Times New Roman"/>
                <w:szCs w:val="21"/>
              </w:rPr>
              <w:t>30-750</w:t>
            </w:r>
            <w:r w:rsidRPr="00802512">
              <w:rPr>
                <w:rFonts w:ascii="Times New Roman" w:eastAsia="宋体" w:hAnsi="Times New Roman" w:cs="Times New Roman"/>
                <w:szCs w:val="21"/>
              </w:rPr>
              <w:t xml:space="preserve"> ng  mL</w:t>
            </w:r>
            <w:r w:rsidRPr="00802512">
              <w:rPr>
                <w:rFonts w:ascii="Times New Roman" w:eastAsia="宋体" w:hAnsi="Times New Roman" w:cs="Times New Roman"/>
                <w:szCs w:val="21"/>
                <w:vertAlign w:val="superscript"/>
              </w:rPr>
              <w:t>−1</w:t>
            </w:r>
            <w:r>
              <w:rPr>
                <w:rFonts w:ascii="Times New Roman" w:eastAsia="宋体" w:hAnsi="Times New Roman" w:cs="Times New Roman"/>
                <w:szCs w:val="21"/>
              </w:rPr>
              <w:t xml:space="preserve"> (N-Ig G), 20-1000</w:t>
            </w:r>
            <w:r w:rsidRPr="00802512">
              <w:rPr>
                <w:rFonts w:ascii="Times New Roman" w:eastAsia="宋体" w:hAnsi="Times New Roman" w:cs="Times New Roman"/>
                <w:szCs w:val="21"/>
              </w:rPr>
              <w:t xml:space="preserve"> ng  mL</w:t>
            </w:r>
            <w:r w:rsidRPr="00802512">
              <w:rPr>
                <w:rFonts w:ascii="Times New Roman" w:eastAsia="宋体" w:hAnsi="Times New Roman" w:cs="Times New Roman"/>
                <w:szCs w:val="21"/>
                <w:vertAlign w:val="superscript"/>
              </w:rPr>
              <w:t>−1</w:t>
            </w:r>
            <w:r w:rsidRPr="00802512">
              <w:rPr>
                <w:rFonts w:ascii="Times New Roman" w:eastAsia="宋体" w:hAnsi="Times New Roman" w:cs="Times New Roman"/>
                <w:szCs w:val="21"/>
              </w:rPr>
              <w:t xml:space="preserve"> (S-Ig G)</w:t>
            </w:r>
          </w:p>
        </w:tc>
        <w:tc>
          <w:tcPr>
            <w:tcW w:w="567" w:type="dxa"/>
          </w:tcPr>
          <w:p w:rsidR="002C7535" w:rsidRDefault="002C7535" w:rsidP="00FB3B20">
            <w:pPr>
              <w:spacing w:line="360" w:lineRule="auto"/>
              <w:rPr>
                <w:rFonts w:ascii="Times New Roman" w:eastAsia="宋体" w:hAnsi="Times New Roman" w:cs="Times New Roman"/>
                <w:szCs w:val="21"/>
              </w:rPr>
            </w:pPr>
            <w:r>
              <w:rPr>
                <w:rFonts w:ascii="Times New Roman" w:eastAsia="宋体" w:hAnsi="Times New Roman" w:cs="Times New Roman"/>
                <w:szCs w:val="21"/>
              </w:rPr>
              <w:fldChar w:fldCharType="begin"/>
            </w:r>
            <w:r w:rsidR="00FB3B20">
              <w:rPr>
                <w:rFonts w:ascii="Times New Roman" w:eastAsia="宋体" w:hAnsi="Times New Roman" w:cs="Times New Roman"/>
                <w:szCs w:val="21"/>
              </w:rPr>
              <w:instrText xml:space="preserve"> ADDIN EN.CITE &lt;EndNote&gt;&lt;Cite&gt;&lt;Author&gt;Mazzaracchio&lt;/Author&gt;&lt;Year&gt;2023&lt;/Year&gt;&lt;RecNum&gt;457&lt;/RecNum&gt;&lt;DisplayText&gt;[53]&lt;/DisplayText&gt;&lt;record&gt;&lt;rec-number&gt;457&lt;/rec-number&gt;&lt;foreign-keys&gt;&lt;key app="EN" db-id="wfpvea5w2st2f2e00x4pe9ah5s9sdtta05r5" timestamp="1695195554"&gt;457&lt;/key&gt;&lt;key app="ENWeb" db-id=""&gt;0&lt;/key&gt;&lt;/foreign-keys&gt;&lt;ref-type name="Journal Article"&gt;17&lt;/ref-type&gt;&lt;contributors&gt;&lt;authors&gt;&lt;author&gt;Mazzaracchio, Vincenzo&lt;/author&gt;&lt;author&gt;Rios Maciel, Mauricio&lt;/author&gt;&lt;author&gt;Porto Santos, Tatiana&lt;/author&gt;&lt;author&gt;To</w:instrText>
            </w:r>
            <w:r w:rsidR="00FB3B20">
              <w:rPr>
                <w:rFonts w:ascii="Times New Roman" w:eastAsia="宋体" w:hAnsi="Times New Roman" w:cs="Times New Roman" w:hint="eastAsia"/>
                <w:szCs w:val="21"/>
              </w:rPr>
              <w:instrText>da</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Peters, Kazumi&lt;/author&gt;&lt;author&gt;Shen, Amy Q.&lt;/author&gt;&lt;/authors&gt;&lt;/contributors&gt;&lt;titles&gt;&lt;title&gt;Duplex Electrochemical Microfluidic Sensor for COVID</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19 Antibody Detection: Natural versus Vaccine</w:instrText>
            </w:r>
            <w:r w:rsidR="00FB3B20">
              <w:rPr>
                <w:rFonts w:ascii="Times New Roman" w:eastAsia="宋体" w:hAnsi="Times New Roman" w:cs="Times New Roman" w:hint="eastAsia"/>
                <w:szCs w:val="21"/>
              </w:rPr>
              <w:instrText>‐</w:instrText>
            </w:r>
            <w:r w:rsidR="00FB3B20">
              <w:rPr>
                <w:rFonts w:ascii="Times New Roman" w:eastAsia="宋体" w:hAnsi="Times New Roman" w:cs="Times New Roman" w:hint="eastAsia"/>
                <w:szCs w:val="21"/>
              </w:rPr>
              <w:instrText>Induced Humoral Response&lt;/title&gt;&lt;secondary-title&gt;Small&lt;/secon</w:instrText>
            </w:r>
            <w:r w:rsidR="00FB3B20">
              <w:rPr>
                <w:rFonts w:ascii="Times New Roman" w:eastAsia="宋体" w:hAnsi="Times New Roman" w:cs="Times New Roman"/>
                <w:szCs w:val="21"/>
              </w:rPr>
              <w:instrText>dary-title&gt;&lt;/titles&gt;&lt;periodical&gt;&lt;full-title&gt;Small&lt;/full-title&gt;&lt;abbr-1&gt;Small&lt;/abbr-1&gt;&lt;/periodical&gt;&lt;pages&gt;2207731&lt;/pages&gt;&lt;dates&gt;&lt;year&gt;2023&lt;/year&gt;&lt;/dates&gt;&lt;isbn&gt;1613-6810&amp;#xD;1613-6829&lt;/isbn&gt;&lt;urls&gt;&lt;/urls&gt;&lt;electronic-resource-num&gt;10.1002/smll.202207731&lt;/electronic-resource-num&gt;&lt;/record&gt;&lt;/Cite&gt;&lt;/EndNote&gt;</w:instrText>
            </w:r>
            <w:r>
              <w:rPr>
                <w:rFonts w:ascii="Times New Roman" w:eastAsia="宋体" w:hAnsi="Times New Roman" w:cs="Times New Roman"/>
                <w:szCs w:val="21"/>
              </w:rPr>
              <w:fldChar w:fldCharType="separate"/>
            </w:r>
            <w:r w:rsidR="007B3E63">
              <w:rPr>
                <w:rFonts w:ascii="Times New Roman" w:eastAsia="宋体" w:hAnsi="Times New Roman" w:cs="Times New Roman"/>
                <w:noProof/>
                <w:szCs w:val="21"/>
              </w:rPr>
              <w:t>[53]</w:t>
            </w:r>
            <w:r>
              <w:rPr>
                <w:rFonts w:ascii="Times New Roman" w:eastAsia="宋体" w:hAnsi="Times New Roman" w:cs="Times New Roman"/>
                <w:szCs w:val="21"/>
              </w:rPr>
              <w:fldChar w:fldCharType="end"/>
            </w:r>
          </w:p>
        </w:tc>
      </w:tr>
    </w:tbl>
    <w:p w:rsidR="006B6858" w:rsidRPr="006B6858" w:rsidRDefault="006B6858" w:rsidP="006B6858">
      <w:pPr>
        <w:spacing w:line="360" w:lineRule="auto"/>
        <w:rPr>
          <w:rFonts w:ascii="Times New Roman" w:eastAsia="宋体" w:hAnsi="Times New Roman" w:cs="Times New Roman"/>
          <w:sz w:val="24"/>
          <w:szCs w:val="24"/>
        </w:rPr>
      </w:pPr>
    </w:p>
    <w:p w:rsidR="00840CAA" w:rsidRDefault="00840CAA" w:rsidP="00840CAA">
      <w:pPr>
        <w:spacing w:line="360" w:lineRule="auto"/>
        <w:rPr>
          <w:rFonts w:ascii="Times New Roman" w:eastAsia="宋体" w:hAnsi="Times New Roman" w:cs="Times New Roman"/>
          <w:b/>
          <w:sz w:val="24"/>
          <w:szCs w:val="24"/>
        </w:rPr>
      </w:pPr>
      <w:r w:rsidRPr="00D51E27">
        <w:rPr>
          <w:rFonts w:ascii="Times New Roman" w:eastAsia="宋体" w:hAnsi="Times New Roman" w:cs="Times New Roman"/>
          <w:b/>
          <w:sz w:val="24"/>
          <w:szCs w:val="24"/>
        </w:rPr>
        <w:t xml:space="preserve">2.3 </w:t>
      </w:r>
      <w:r w:rsidRPr="00D51E27">
        <w:rPr>
          <w:rFonts w:ascii="Times New Roman" w:eastAsia="宋体" w:hAnsi="Times New Roman" w:cs="Times New Roman"/>
          <w:b/>
          <w:sz w:val="24"/>
          <w:szCs w:val="24"/>
        </w:rPr>
        <w:t>炎症</w:t>
      </w:r>
      <w:ins w:id="30" w:author="sor Sen" w:date="2023-09-25T19:22:00Z">
        <w:r w:rsidR="00835C07" w:rsidRPr="000F56C3">
          <w:rPr>
            <w:rFonts w:ascii="Times New Roman" w:eastAsia="宋体" w:hAnsi="Times New Roman" w:cs="Times New Roman" w:hint="eastAsia"/>
            <w:sz w:val="24"/>
            <w:szCs w:val="24"/>
          </w:rPr>
          <w:t>标志物</w:t>
        </w:r>
      </w:ins>
      <w:r w:rsidRPr="00D51E27">
        <w:rPr>
          <w:rFonts w:ascii="Times New Roman" w:eastAsia="宋体" w:hAnsi="Times New Roman" w:cs="Times New Roman"/>
          <w:b/>
          <w:sz w:val="24"/>
          <w:szCs w:val="24"/>
        </w:rPr>
        <w:t>检测</w:t>
      </w:r>
    </w:p>
    <w:p w:rsidR="001C45F2" w:rsidRDefault="00BF0E4F" w:rsidP="001C45F2">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炎症，</w:t>
      </w:r>
      <w:r w:rsidRPr="00BF0E4F">
        <w:rPr>
          <w:rFonts w:ascii="Times New Roman" w:eastAsia="宋体" w:hAnsi="Times New Roman" w:cs="Times New Roman" w:hint="eastAsia"/>
          <w:sz w:val="24"/>
          <w:szCs w:val="24"/>
        </w:rPr>
        <w:t>是平时人们所说的“发炎”，是机体对于刺激的一种防御反应，表现为红、肿、热、痛和功能障碍。</w:t>
      </w:r>
      <w:r w:rsidR="00F16725" w:rsidRPr="00F16725">
        <w:rPr>
          <w:rFonts w:ascii="Times New Roman" w:eastAsia="宋体" w:hAnsi="Times New Roman" w:cs="Times New Roman" w:hint="eastAsia"/>
          <w:sz w:val="24"/>
          <w:szCs w:val="24"/>
        </w:rPr>
        <w:t>控制炎症是伤口愈合</w:t>
      </w:r>
      <w:r w:rsidR="00F16725">
        <w:rPr>
          <w:rFonts w:ascii="Times New Roman" w:eastAsia="宋体" w:hAnsi="Times New Roman" w:cs="Times New Roman" w:hint="eastAsia"/>
          <w:sz w:val="24"/>
          <w:szCs w:val="24"/>
        </w:rPr>
        <w:t>、</w:t>
      </w:r>
      <w:r w:rsidR="00F16725" w:rsidRPr="00F16725">
        <w:rPr>
          <w:rFonts w:ascii="Times New Roman" w:eastAsia="宋体" w:hAnsi="Times New Roman" w:cs="Times New Roman" w:hint="eastAsia"/>
          <w:sz w:val="24"/>
          <w:szCs w:val="24"/>
        </w:rPr>
        <w:t>组织修复</w:t>
      </w:r>
      <w:r w:rsidR="00F16725">
        <w:rPr>
          <w:rFonts w:ascii="Times New Roman" w:eastAsia="宋体" w:hAnsi="Times New Roman" w:cs="Times New Roman" w:hint="eastAsia"/>
          <w:sz w:val="24"/>
          <w:szCs w:val="24"/>
        </w:rPr>
        <w:t>和</w:t>
      </w:r>
      <w:r w:rsidR="00F16725" w:rsidRPr="00F16725">
        <w:rPr>
          <w:rFonts w:ascii="Times New Roman" w:eastAsia="宋体" w:hAnsi="Times New Roman" w:cs="Times New Roman" w:hint="eastAsia"/>
          <w:sz w:val="24"/>
          <w:szCs w:val="24"/>
        </w:rPr>
        <w:t>防御外来病原体入侵的必要过程</w:t>
      </w:r>
      <w:r w:rsidR="00F16725">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&lt;EndNote&gt;&lt;Cite&gt;&lt;Author&gt;Rajendran&lt;/Author&gt;&lt;Year&gt;2018&lt;/Year&gt;&lt;RecNum&gt;458&lt;/RecNum&gt;&lt;DisplayText&gt;[54]&lt;/DisplayText&gt;&lt;record&gt;&lt;rec-number&gt;458&lt;/rec-number&gt;&lt;foreign-keys&gt;&lt;key app="EN" db-id="wfpvea5w2st2f2e00x4pe9ah5s9sdtta05r5" timestamp="1695202816"</w:instrText>
      </w:r>
      <w:r w:rsidR="007B3E63">
        <w:rPr>
          <w:rFonts w:ascii="Times New Roman" w:eastAsia="宋体" w:hAnsi="Times New Roman" w:cs="Times New Roman" w:hint="eastAsia"/>
          <w:sz w:val="24"/>
          <w:szCs w:val="24"/>
        </w:rPr>
        <w:instrText>&gt;458&lt;/key&gt;&lt;key app="ENWeb" db-id=""&gt;0&lt;/key&gt;&lt;/foreign-keys&gt;&lt;ref-type name="Journal Article"&gt;17&lt;/ref-type&gt;&lt;contributors&gt;&lt;authors&gt;&lt;author&gt;Rajendran, Peramaiyan&lt;/author&gt;&lt;author&gt;Chen, Ya</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Fang&lt;/author&gt;&lt;author&gt;Chen, Yu</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Feng&lt;/author&gt;&lt;author&gt;Chung, Li</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Chin&lt;/author&gt;&lt;author&gt;Tamilselvi, Shanmugam&lt;/author&gt;&lt;author&gt;Shen, Chia</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Yao&lt;/author&gt;&lt;author&gt;Day, Cecilia Hsuan&lt;/author&gt;&lt;author&gt;Chen, Ray</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Jade&lt;/author&gt;&lt;author&gt;Viswanadha, Vijaya P.&lt;/author&gt;&lt;author&gt;Kuo, Wei</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Wen&lt;/author&gt;&lt;author&gt;Huang, Chih</w:instrText>
      </w:r>
      <w:r w:rsidR="007B3E63">
        <w:rPr>
          <w:rFonts w:ascii="Times New Roman" w:eastAsia="宋体" w:hAnsi="Times New Roman" w:cs="Times New Roman" w:hint="eastAsia"/>
          <w:sz w:val="24"/>
          <w:szCs w:val="24"/>
        </w:rPr>
        <w:instrText>‐</w:instrText>
      </w:r>
      <w:r w:rsidR="007B3E63">
        <w:rPr>
          <w:rFonts w:ascii="Times New Roman" w:eastAsia="宋体" w:hAnsi="Times New Roman" w:cs="Times New Roman" w:hint="eastAsia"/>
          <w:sz w:val="24"/>
          <w:szCs w:val="24"/>
        </w:rPr>
        <w:instrText>Yang&lt;/author&gt;&lt;/authors&gt;&lt;/contrib</w:instrText>
      </w:r>
      <w:r w:rsidR="007B3E63">
        <w:rPr>
          <w:rFonts w:ascii="Times New Roman" w:eastAsia="宋体" w:hAnsi="Times New Roman" w:cs="Times New Roman"/>
          <w:sz w:val="24"/>
          <w:szCs w:val="24"/>
        </w:rPr>
        <w:instrText>utors&gt;&lt;titles&gt;&lt;title&gt;The multifaceted link between inflammation and human diseases&lt;/title&gt;&lt;secondary-title&gt;Journal of Cellular Physiology&lt;/secondary-title&gt;&lt;/titles&gt;&lt;periodical&gt;&lt;full-title&gt;Journal of Cellular Physiology&lt;/full-title&gt;&lt;/periodical&gt;&lt;pages&gt;6458-6471&lt;/pages&gt;&lt;volume&gt;233&lt;/volume&gt;&lt;number&gt;9&lt;/number&gt;&lt;dates&gt;&lt;year&gt;2018&lt;/year&gt;&lt;/dates&gt;&lt;isbn&gt;0021-9541&amp;#xD;1097-4652&lt;/isbn&gt;&lt;urls&gt;&lt;/urls&gt;&lt;electronic-resource-num&gt;10.1002/jcp.26479&lt;/electronic-resource-num&gt;&lt;/record&gt;&lt;/Cite&gt;&lt;/EndNote&gt;</w:instrText>
      </w:r>
      <w:r w:rsidR="00F16725">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[54]</w:t>
      </w:r>
      <w:r w:rsidR="00F16725">
        <w:rPr>
          <w:rFonts w:ascii="Times New Roman" w:eastAsia="宋体" w:hAnsi="Times New Roman" w:cs="Times New Roman"/>
          <w:sz w:val="24"/>
          <w:szCs w:val="24"/>
        </w:rPr>
        <w:fldChar w:fldCharType="end"/>
      </w:r>
      <w:r w:rsidR="00F16725" w:rsidRPr="00F16725">
        <w:rPr>
          <w:rFonts w:ascii="Times New Roman" w:eastAsia="宋体" w:hAnsi="Times New Roman" w:cs="Times New Roman"/>
          <w:sz w:val="24"/>
          <w:szCs w:val="24"/>
        </w:rPr>
        <w:t>。</w:t>
      </w:r>
      <w:r w:rsidR="00373741">
        <w:rPr>
          <w:rFonts w:ascii="Times New Roman" w:eastAsia="宋体" w:hAnsi="Times New Roman" w:cs="Times New Roman" w:hint="eastAsia"/>
          <w:sz w:val="24"/>
          <w:szCs w:val="24"/>
        </w:rPr>
        <w:t>大多数情况下</w:t>
      </w:r>
      <w:r w:rsidR="00373741" w:rsidRPr="00373741">
        <w:rPr>
          <w:rFonts w:ascii="Times New Roman" w:eastAsia="宋体" w:hAnsi="Times New Roman" w:cs="Times New Roman" w:hint="eastAsia"/>
          <w:sz w:val="24"/>
          <w:szCs w:val="24"/>
        </w:rPr>
        <w:t>炎症会自发消退，没有残留的组织损伤或纤维化</w:t>
      </w:r>
      <w:r w:rsidR="00373741">
        <w:rPr>
          <w:rFonts w:ascii="Times New Roman" w:eastAsia="宋体" w:hAnsi="Times New Roman" w:cs="Times New Roman" w:hint="eastAsia"/>
          <w:sz w:val="24"/>
          <w:szCs w:val="24"/>
        </w:rPr>
        <w:t>，但是</w:t>
      </w:r>
      <w:r w:rsidR="001C45F2" w:rsidRPr="001C45F2">
        <w:rPr>
          <w:rFonts w:ascii="Times New Roman" w:eastAsia="宋体" w:hAnsi="Times New Roman" w:cs="Times New Roman" w:hint="eastAsia"/>
          <w:sz w:val="24"/>
          <w:szCs w:val="24"/>
        </w:rPr>
        <w:t>炎症在许多情况下</w:t>
      </w:r>
      <w:r w:rsidR="00373741">
        <w:rPr>
          <w:rFonts w:ascii="Times New Roman" w:eastAsia="宋体" w:hAnsi="Times New Roman" w:cs="Times New Roman" w:hint="eastAsia"/>
          <w:sz w:val="24"/>
          <w:szCs w:val="24"/>
        </w:rPr>
        <w:t>也</w:t>
      </w:r>
      <w:r w:rsidR="001C45F2">
        <w:rPr>
          <w:rFonts w:ascii="Times New Roman" w:eastAsia="宋体" w:hAnsi="Times New Roman" w:cs="Times New Roman" w:hint="eastAsia"/>
          <w:sz w:val="24"/>
          <w:szCs w:val="24"/>
        </w:rPr>
        <w:t>会</w:t>
      </w:r>
      <w:r w:rsidR="001C45F2" w:rsidRPr="001C45F2">
        <w:rPr>
          <w:rFonts w:ascii="Times New Roman" w:eastAsia="宋体" w:hAnsi="Times New Roman" w:cs="Times New Roman" w:hint="eastAsia"/>
          <w:sz w:val="24"/>
          <w:szCs w:val="24"/>
        </w:rPr>
        <w:t>导致个体</w:t>
      </w:r>
      <w:r w:rsidR="001C45F2">
        <w:rPr>
          <w:rFonts w:ascii="Times New Roman" w:eastAsia="宋体" w:hAnsi="Times New Roman" w:cs="Times New Roman" w:hint="eastAsia"/>
          <w:sz w:val="24"/>
          <w:szCs w:val="24"/>
        </w:rPr>
        <w:t>长期逐渐</w:t>
      </w:r>
      <w:r w:rsidR="001C45F2" w:rsidRPr="001C45F2">
        <w:rPr>
          <w:rFonts w:ascii="Times New Roman" w:eastAsia="宋体" w:hAnsi="Times New Roman" w:cs="Times New Roman" w:hint="eastAsia"/>
          <w:sz w:val="24"/>
          <w:szCs w:val="24"/>
        </w:rPr>
        <w:t>残疾，最终导致过早死亡</w:t>
      </w:r>
      <w:r w:rsidR="001C45F2">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&lt;EndNote&gt;&lt;Cite&gt;&lt;Author&gt;Pritzker&lt;/Author&gt;&lt;Year&gt;2023&lt;/Year&gt;&lt;RecNum&gt;459&lt;/RecNum&gt;&lt;DisplayText&gt;[55]&lt;/DisplayText&gt;&lt;record&gt;&lt;rec-number&gt;459&lt;/rec-number&gt;&lt;foreign-keys&gt;&lt;key app="EN" db-id="wfpvea5w2st2f2e00x4pe9ah5s9sdtta05r5" timestamp="1695203678"&gt;459&lt;/key&gt;&lt;key app="ENWeb" db-id=""&gt;0&lt;/key&gt;&lt;/foreign-keys&gt;&lt;ref-type name="Journal Article"&gt;17&lt;/ref-type&gt;&lt;contributors&gt;&lt;authors&gt;&lt;author&gt;Pritzker, Kenneth P. H.&lt;/author&gt;&lt;/authors&gt;&lt;/contributors&gt;&lt;titles&gt;&lt;title&gt;Blood-based biomarkers of chronic inflammation&lt;/title&gt;&lt;secondary-title&gt;Expert Review of Molecular Diagnostics&lt;/secondary-title&gt;&lt;/titles&gt;&lt;periodical&gt;&lt;full-title&gt;Expert Review of Molecular Diagnostics&lt;/full-title&gt;&lt;/periodical&gt;&lt;pages&gt;495-504&lt;/pages&gt;&lt;volume&gt;23&lt;/volume&gt;&lt;number&gt;6&lt;/number&gt;&lt;dates&gt;&lt;year&gt;2023&lt;/year&gt;&lt;/dates&gt;&lt;isbn&gt;1473-7159&amp;#xD;1744-8352&lt;/isbn&gt;&lt;urls&gt;&lt;/urls&gt;&lt;electronic-resource-num&gt;10.1080/14737159.2023.2215928&lt;/electronic-resource-num&gt;&lt;/record&gt;&lt;/Cite&gt;&lt;/EndNote&gt;</w:instrText>
      </w:r>
      <w:r w:rsidR="001C45F2">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[55]</w:t>
      </w:r>
      <w:r w:rsidR="001C45F2">
        <w:rPr>
          <w:rFonts w:ascii="Times New Roman" w:eastAsia="宋体" w:hAnsi="Times New Roman" w:cs="Times New Roman"/>
          <w:sz w:val="24"/>
          <w:szCs w:val="24"/>
        </w:rPr>
        <w:fldChar w:fldCharType="end"/>
      </w:r>
      <w:r w:rsidR="001C45F2" w:rsidRPr="001C45F2">
        <w:rPr>
          <w:rFonts w:ascii="Times New Roman" w:eastAsia="宋体" w:hAnsi="Times New Roman" w:cs="Times New Roman" w:hint="eastAsia"/>
          <w:sz w:val="24"/>
          <w:szCs w:val="24"/>
        </w:rPr>
        <w:t>。</w:t>
      </w:r>
      <w:r w:rsidR="00373741">
        <w:rPr>
          <w:rFonts w:ascii="Times New Roman" w:eastAsia="宋体" w:hAnsi="Times New Roman" w:cs="Times New Roman" w:hint="eastAsia"/>
          <w:sz w:val="24"/>
          <w:szCs w:val="24"/>
        </w:rPr>
        <w:t>因此，</w:t>
      </w:r>
      <w:r w:rsidR="00373741" w:rsidRPr="00373741">
        <w:rPr>
          <w:rFonts w:ascii="Times New Roman" w:eastAsia="宋体" w:hAnsi="Times New Roman" w:cs="Times New Roman" w:hint="eastAsia"/>
          <w:sz w:val="24"/>
          <w:szCs w:val="24"/>
        </w:rPr>
        <w:t>及时诊断</w:t>
      </w:r>
      <w:del w:id="31" w:author="sor Sen" w:date="2023-09-25T19:23:00Z">
        <w:r w:rsidR="00373741" w:rsidRPr="00373741" w:rsidDel="00835C07">
          <w:rPr>
            <w:rFonts w:ascii="Times New Roman" w:eastAsia="宋体" w:hAnsi="Times New Roman" w:cs="Times New Roman" w:hint="eastAsia"/>
            <w:sz w:val="24"/>
            <w:szCs w:val="24"/>
          </w:rPr>
          <w:delText>变</w:delText>
        </w:r>
      </w:del>
      <w:r w:rsidR="00373741">
        <w:rPr>
          <w:rFonts w:ascii="Times New Roman" w:eastAsia="宋体" w:hAnsi="Times New Roman" w:cs="Times New Roman" w:hint="eastAsia"/>
          <w:sz w:val="24"/>
          <w:szCs w:val="24"/>
        </w:rPr>
        <w:t>炎症</w:t>
      </w:r>
      <w:ins w:id="32" w:author="sor Sen" w:date="2023-09-25T19:23:00Z">
        <w:r w:rsidR="00835C07" w:rsidRPr="000F56C3">
          <w:rPr>
            <w:rFonts w:ascii="Times New Roman" w:eastAsia="宋体" w:hAnsi="Times New Roman" w:cs="Times New Roman" w:hint="eastAsia"/>
            <w:sz w:val="24"/>
            <w:szCs w:val="24"/>
          </w:rPr>
          <w:t>标志物</w:t>
        </w:r>
      </w:ins>
      <w:r w:rsidR="00373741" w:rsidRPr="00373741">
        <w:rPr>
          <w:rFonts w:ascii="Times New Roman" w:eastAsia="宋体" w:hAnsi="Times New Roman" w:cs="Times New Roman" w:hint="eastAsia"/>
          <w:sz w:val="24"/>
          <w:szCs w:val="24"/>
        </w:rPr>
        <w:t>是有效治疗</w:t>
      </w:r>
      <w:r w:rsidR="00373741">
        <w:rPr>
          <w:rFonts w:ascii="Times New Roman" w:eastAsia="宋体" w:hAnsi="Times New Roman" w:cs="Times New Roman" w:hint="eastAsia"/>
          <w:sz w:val="24"/>
          <w:szCs w:val="24"/>
        </w:rPr>
        <w:t>炎症</w:t>
      </w:r>
      <w:r w:rsidR="00373741" w:rsidRPr="00373741">
        <w:rPr>
          <w:rFonts w:ascii="Times New Roman" w:eastAsia="宋体" w:hAnsi="Times New Roman" w:cs="Times New Roman" w:hint="eastAsia"/>
          <w:sz w:val="24"/>
          <w:szCs w:val="24"/>
        </w:rPr>
        <w:t>的前提，以避免</w:t>
      </w:r>
      <w:r w:rsidR="00373741">
        <w:rPr>
          <w:rFonts w:ascii="Times New Roman" w:eastAsia="宋体" w:hAnsi="Times New Roman" w:cs="Times New Roman" w:hint="eastAsia"/>
          <w:sz w:val="24"/>
          <w:szCs w:val="24"/>
        </w:rPr>
        <w:t>炎症</w:t>
      </w:r>
      <w:r w:rsidR="00373741" w:rsidRPr="00373741">
        <w:rPr>
          <w:rFonts w:ascii="Times New Roman" w:eastAsia="宋体" w:hAnsi="Times New Roman" w:cs="Times New Roman" w:hint="eastAsia"/>
          <w:sz w:val="24"/>
          <w:szCs w:val="24"/>
        </w:rPr>
        <w:t>对患者</w:t>
      </w:r>
      <w:r w:rsidR="00373741">
        <w:rPr>
          <w:rFonts w:ascii="Times New Roman" w:eastAsia="宋体" w:hAnsi="Times New Roman" w:cs="Times New Roman" w:hint="eastAsia"/>
          <w:sz w:val="24"/>
          <w:szCs w:val="24"/>
        </w:rPr>
        <w:t>的</w:t>
      </w:r>
      <w:r w:rsidR="00373741" w:rsidRPr="00373741">
        <w:rPr>
          <w:rFonts w:ascii="Times New Roman" w:eastAsia="宋体" w:hAnsi="Times New Roman" w:cs="Times New Roman" w:hint="eastAsia"/>
          <w:sz w:val="24"/>
          <w:szCs w:val="24"/>
        </w:rPr>
        <w:t>生活质量</w:t>
      </w:r>
      <w:r w:rsidR="00373741">
        <w:rPr>
          <w:rFonts w:ascii="Times New Roman" w:eastAsia="宋体" w:hAnsi="Times New Roman" w:cs="Times New Roman" w:hint="eastAsia"/>
          <w:sz w:val="24"/>
          <w:szCs w:val="24"/>
        </w:rPr>
        <w:t>造成</w:t>
      </w:r>
      <w:r w:rsidR="00373741" w:rsidRPr="00373741">
        <w:rPr>
          <w:rFonts w:ascii="Times New Roman" w:eastAsia="宋体" w:hAnsi="Times New Roman" w:cs="Times New Roman" w:hint="eastAsia"/>
          <w:sz w:val="24"/>
          <w:szCs w:val="24"/>
        </w:rPr>
        <w:t>长期不良影响。</w:t>
      </w:r>
      <w:r w:rsidR="00373741" w:rsidRPr="00373741">
        <w:rPr>
          <w:rFonts w:ascii="Times New Roman" w:eastAsia="宋体" w:hAnsi="Times New Roman" w:cs="Times New Roman"/>
          <w:sz w:val="24"/>
          <w:szCs w:val="24"/>
        </w:rPr>
        <w:t>干扰素</w:t>
      </w:r>
      <w:r w:rsidR="00373741" w:rsidRPr="00373741">
        <w:rPr>
          <w:rFonts w:ascii="Times New Roman" w:eastAsia="宋体" w:hAnsi="Times New Roman" w:cs="Times New Roman"/>
          <w:sz w:val="24"/>
          <w:szCs w:val="24"/>
        </w:rPr>
        <w:t>-γ</w:t>
      </w:r>
      <w:r w:rsidR="00373741" w:rsidRPr="00373741">
        <w:rPr>
          <w:rFonts w:ascii="Times New Roman" w:eastAsia="宋体" w:hAnsi="Times New Roman" w:cs="Times New Roman"/>
          <w:sz w:val="24"/>
          <w:szCs w:val="24"/>
        </w:rPr>
        <w:t>（</w:t>
      </w:r>
      <w:r w:rsidR="00373741" w:rsidRPr="00373741">
        <w:rPr>
          <w:rFonts w:ascii="Times New Roman" w:eastAsia="宋体" w:hAnsi="Times New Roman" w:cs="Times New Roman"/>
          <w:sz w:val="24"/>
          <w:szCs w:val="24"/>
        </w:rPr>
        <w:t>IFN-γ</w:t>
      </w:r>
      <w:r w:rsidR="00373741" w:rsidRPr="00373741">
        <w:rPr>
          <w:rFonts w:ascii="Times New Roman" w:eastAsia="宋体" w:hAnsi="Times New Roman" w:cs="Times New Roman"/>
          <w:sz w:val="24"/>
          <w:szCs w:val="24"/>
        </w:rPr>
        <w:t>）</w:t>
      </w:r>
      <w:r w:rsidR="002E4403">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&lt;EndNote&gt;&lt;Cite&gt;&lt;Author&gt;Wu&lt;/Author&gt;&lt;Year&gt;2023&lt;/Year&gt;&lt;RecNum&gt;460&lt;/RecNum&gt;&lt;DisplayText&gt;[56]&lt;/DisplayText&gt;&lt;record&gt;&lt;rec-number&gt;460&lt;/rec-number&gt;&lt;foreign-keys&gt;&lt;key app="EN" db-id="wfpvea5w2st2f2e00x4pe9ah5s9sdtta05r5" timestamp="1695214785"&gt;460&lt;/key&gt;&lt;key app="ENWeb" db-id=""&gt;0&lt;/key&gt;&lt;/foreign-keys&gt;&lt;ref-type name="Journal Article"&gt;17&lt;/ref-type&gt;&lt;contributors&gt;&lt;authors&gt;&lt;author&gt;Wu, Yetong&lt;/author&gt;&lt;author&gt;Zhu, Peng&lt;/author&gt;&lt;author&gt;Jiang, Yujiu&lt;/author&gt;&lt;author&gt;Zhang, Xu&lt;/author&gt;&lt;author&gt;Wang, Zhiwei&lt;/author&gt;&lt;author&gt;Xie, Bingteng&lt;/author&gt;&lt;author&gt;Song, Tinglu&lt;/author&gt;&lt;author&gt;Zhang, Fulai&lt;/author&gt;&lt;author&gt;Luo, Aiqin&lt;/author&gt;&lt;author&gt;Li, Shanshan&lt;/author&gt;&lt;author&gt;Xiong, Xiaolu&lt;/author&gt;&lt;author&gt;Han, Junfeng&lt;/author&gt;&lt;/authors&gt;&lt;/contributors&gt;&lt;titles&gt;&lt;title&gt;Topological insulator Bi2Se3 based electrochemical aptasensors for the application of sensitive detection of interferon-γ&lt;/title&gt;&lt;secondary-title&gt;Journal of Materials Chemistry B&lt;/secondary-title&gt;&lt;/titles&gt;&lt;periodical&gt;&lt;full-title&gt;Journal of Materials Chemistry B&lt;/full-title&gt;&lt;/periodical&gt;&lt;pages&gt;631-639&lt;/pages&gt;&lt;volume&gt;11&lt;/volume&gt;&lt;number&gt;3&lt;/number&gt;&lt;dates&gt;&lt;year&gt;2023&lt;/year&gt;&lt;/dates&gt;&lt;isbn&gt;2050-750X&amp;#xD;2050-7518&lt;/isbn&gt;&lt;urls&gt;&lt;/urls&gt;&lt;electronic-resource-num&gt;10.1039/d2tb01760a&lt;/electronic-resource-num&gt;&lt;/record&gt;&lt;/Cite&gt;&lt;/EndNote&gt;</w:instrText>
      </w:r>
      <w:r w:rsidR="002E4403">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[56]</w:t>
      </w:r>
      <w:r w:rsidR="002E4403">
        <w:rPr>
          <w:rFonts w:ascii="Times New Roman" w:eastAsia="宋体" w:hAnsi="Times New Roman" w:cs="Times New Roman"/>
          <w:sz w:val="24"/>
          <w:szCs w:val="24"/>
        </w:rPr>
        <w:fldChar w:fldCharType="end"/>
      </w:r>
      <w:r w:rsidR="00373741" w:rsidRPr="00373741">
        <w:rPr>
          <w:rFonts w:ascii="Times New Roman" w:eastAsia="宋体" w:hAnsi="Times New Roman" w:cs="Times New Roman"/>
          <w:sz w:val="24"/>
          <w:szCs w:val="24"/>
        </w:rPr>
        <w:t>、肿瘤坏死因子</w:t>
      </w:r>
      <w:r w:rsidR="00373741" w:rsidRPr="00373741">
        <w:rPr>
          <w:rFonts w:ascii="Times New Roman" w:eastAsia="宋体" w:hAnsi="Times New Roman" w:cs="Times New Roman"/>
          <w:sz w:val="24"/>
          <w:szCs w:val="24"/>
        </w:rPr>
        <w:t>α</w:t>
      </w:r>
      <w:r w:rsidR="00373741" w:rsidRPr="00373741">
        <w:rPr>
          <w:rFonts w:ascii="Times New Roman" w:eastAsia="宋体" w:hAnsi="Times New Roman" w:cs="Times New Roman"/>
          <w:sz w:val="24"/>
          <w:szCs w:val="24"/>
        </w:rPr>
        <w:t>（</w:t>
      </w:r>
      <w:r w:rsidR="00373741" w:rsidRPr="00373741">
        <w:rPr>
          <w:rFonts w:ascii="Times New Roman" w:eastAsia="宋体" w:hAnsi="Times New Roman" w:cs="Times New Roman"/>
          <w:sz w:val="24"/>
          <w:szCs w:val="24"/>
        </w:rPr>
        <w:t>TNFα</w:t>
      </w:r>
      <w:r w:rsidR="00373741" w:rsidRPr="00373741">
        <w:rPr>
          <w:rFonts w:ascii="Times New Roman" w:eastAsia="宋体" w:hAnsi="Times New Roman" w:cs="Times New Roman"/>
          <w:sz w:val="24"/>
          <w:szCs w:val="24"/>
        </w:rPr>
        <w:t>）</w:t>
      </w:r>
      <w:r w:rsidR="002E4403">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&lt;EndNote&gt;&lt;Cite&gt;&lt;Author&gt;Cruz&lt;/Author&gt;&lt;Year&gt;2019&lt;/Year&gt;&lt;RecNum&gt;461&lt;/RecNum&gt;&lt;DisplayText&gt;[57]&lt;/DisplayText&gt;&lt;record&gt;&lt;rec-number&gt;461&lt;/rec-number&gt;&lt;foreign-keys&gt;&lt;key app="EN" db-id="wfpvea5w2st2f2e00x4pe9ah5s9sdtta05r5" timestamp="1695214869"&gt;461&lt;/key&gt;&lt;key app="ENWeb" db-id=""&gt;0&lt;/key&gt;&lt;/foreign-keys&gt;&lt;ref-type name="Journal Article"&gt;17&lt;/ref-type&gt;&lt;contributors&gt;&lt;authors&gt;&lt;author&gt;Cruz, Andrea&lt;/author&gt;&lt;author&gt;Queirós, Raquel&lt;/author&gt;&lt;author&gt;Abreu, Catarina M.&lt;/author&gt;&lt;author&gt;Barata, Catarina&lt;/author&gt;&lt;author&gt;Fernandes, Rosa&lt;/author&gt;&lt;author&gt;Silva, Rufino&lt;/author&gt;&lt;author&gt;Ambrósio, Antonio F.&lt;/author&gt;&lt;author&gt;Soares-dos-Reis, Ricardo&lt;/author&gt;&lt;author&gt;Guimarães, Joana&lt;/author&gt;&lt;author&gt;Sá, Maria José&lt;/author&gt;&lt;author&gt;Relvas, João B.&lt;/author&gt;&lt;author&gt;Freitas, Paulo P.&lt;/author&gt;&lt;author&gt;Mendes Pinto, Inês&lt;/author&gt;&lt;/authors&gt;&lt;/contributors&gt;&lt;titles&gt;&lt;title&gt;Electrochemical Immunosensor for TNFα-Mediated Inflammatory Disease Screening&lt;/title&gt;&lt;secondary-title&gt;ACS Chemical Neuroscience&lt;/secondary-title&gt;&lt;/titles&gt;&lt;periodical&gt;&lt;full-title&gt;ACS Chemical Neuroscience&lt;/full-title&gt;&lt;/periodical&gt;&lt;pages&gt;2676-2682&lt;/pages&gt;&lt;volume&gt;10&lt;/volume&gt;&lt;number&gt;6&lt;/number&gt;&lt;dates&gt;&lt;year&gt;2019&lt;/year&gt;&lt;/dates&gt;&lt;isbn&gt;1948-7193&amp;#xD;1948-7193&lt;/isbn&gt;&lt;urls&gt;&lt;/urls&gt;&lt;electronic-resource-num&gt;10.1021/acschemneuro.9b00036&lt;/electronic-resource-num&gt;&lt;/record&gt;&lt;/Cite&gt;&lt;/EndNote&gt;</w:instrText>
      </w:r>
      <w:r w:rsidR="002E4403">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[57]</w:t>
      </w:r>
      <w:r w:rsidR="002E4403">
        <w:rPr>
          <w:rFonts w:ascii="Times New Roman" w:eastAsia="宋体" w:hAnsi="Times New Roman" w:cs="Times New Roman"/>
          <w:sz w:val="24"/>
          <w:szCs w:val="24"/>
        </w:rPr>
        <w:fldChar w:fldCharType="end"/>
      </w:r>
      <w:r w:rsidR="0020695A">
        <w:rPr>
          <w:rFonts w:ascii="Times New Roman" w:eastAsia="宋体" w:hAnsi="Times New Roman" w:cs="Times New Roman" w:hint="eastAsia"/>
          <w:sz w:val="24"/>
          <w:szCs w:val="24"/>
        </w:rPr>
        <w:t>、</w:t>
      </w:r>
      <w:proofErr w:type="gramStart"/>
      <w:r w:rsidR="002E4403" w:rsidRPr="002E4403">
        <w:rPr>
          <w:rFonts w:ascii="Times New Roman" w:eastAsia="宋体" w:hAnsi="Times New Roman" w:cs="Times New Roman" w:hint="eastAsia"/>
          <w:sz w:val="24"/>
          <w:szCs w:val="24"/>
        </w:rPr>
        <w:t>抗环瓜氨酸</w:t>
      </w:r>
      <w:proofErr w:type="gramEnd"/>
      <w:r w:rsidR="002E4403" w:rsidRPr="002E4403">
        <w:rPr>
          <w:rFonts w:ascii="Times New Roman" w:eastAsia="宋体" w:hAnsi="Times New Roman" w:cs="Times New Roman" w:hint="eastAsia"/>
          <w:sz w:val="24"/>
          <w:szCs w:val="24"/>
        </w:rPr>
        <w:t>肽</w:t>
      </w:r>
      <w:r w:rsidR="00AD0927">
        <w:rPr>
          <w:rFonts w:ascii="Times New Roman" w:eastAsia="宋体" w:hAnsi="Times New Roman" w:cs="Times New Roman" w:hint="eastAsia"/>
          <w:sz w:val="24"/>
          <w:szCs w:val="24"/>
        </w:rPr>
        <w:t>（</w:t>
      </w:r>
      <w:r w:rsidR="00AD0927">
        <w:rPr>
          <w:rFonts w:ascii="Times New Roman" w:eastAsia="宋体" w:hAnsi="Times New Roman" w:cs="Times New Roman" w:hint="eastAsia"/>
          <w:sz w:val="24"/>
          <w:szCs w:val="24"/>
        </w:rPr>
        <w:t>Anti</w:t>
      </w:r>
      <w:r w:rsidR="00AD0927">
        <w:rPr>
          <w:rFonts w:ascii="Times New Roman" w:eastAsia="宋体" w:hAnsi="Times New Roman" w:cs="Times New Roman"/>
          <w:sz w:val="24"/>
          <w:szCs w:val="24"/>
        </w:rPr>
        <w:t>-CCP</w:t>
      </w:r>
      <w:r w:rsidR="00AD0927">
        <w:rPr>
          <w:rFonts w:ascii="Times New Roman" w:eastAsia="宋体" w:hAnsi="Times New Roman" w:cs="Times New Roman" w:hint="eastAsia"/>
          <w:sz w:val="24"/>
          <w:szCs w:val="24"/>
        </w:rPr>
        <w:t>）</w:t>
      </w:r>
      <w:r w:rsidR="002E4403" w:rsidRPr="002E4403">
        <w:rPr>
          <w:rFonts w:ascii="Times New Roman" w:eastAsia="宋体" w:hAnsi="Times New Roman" w:cs="Times New Roman" w:hint="eastAsia"/>
          <w:sz w:val="24"/>
          <w:szCs w:val="24"/>
        </w:rPr>
        <w:t>抗体</w:t>
      </w:r>
      <w:r w:rsidR="0020695A">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&lt;EndNote&gt;&lt;Cite&gt;&lt;Author&gt;Lin&lt;/Author&gt;&lt;Year&gt;2022&lt;/Year&gt;&lt;RecNum&gt;462&lt;/RecNum&gt;&lt;DisplayText&gt;[58]&lt;/DisplayText&gt;&lt;record&gt;&lt;rec-number&gt;462&lt;/rec-number&gt;&lt;foreign-keys&gt;&lt;key app="EN" db-id="wfpvea5w2st2f2e00x4pe9ah5s9sdtta05r5" timestamp="1695215496"&gt;462&lt;/key&gt;&lt;key app="ENWeb" db-id=""&gt;0&lt;/key&gt;&lt;/foreign-keys&gt;&lt;ref-type name="Journal Article"&gt;17&lt;/ref-type&gt;&lt;contributors&gt;&lt;authors&gt;&lt;author&gt;Lin, Ching-Yu&lt;/author&gt;&lt;author&gt;Nhat Nguyen, Uyen Thi&lt;/author&gt;&lt;author&gt;Hsieh, Han-Yun&lt;/author&gt;&lt;author&gt;Tahara, Hidetoshi&lt;/author&gt;&lt;author&gt;Chang, Yu-Sheng&lt;/author&gt;&lt;author&gt;Wang, Bing-Yu&lt;/author&gt;&lt;author&gt;Gu, Bing-Chen&lt;/author&gt;&lt;author&gt;Dai, Yu-Han&lt;/author&gt;&lt;author&gt;Wu, Chia-Che&lt;/author&gt;&lt;author&gt;Tsai, I. Jung&lt;/author&gt;&lt;author&gt;Fan, Yu-Jui&lt;/author&gt;&lt;/authors&gt;&lt;/contributors&gt;&lt;titles&gt;&lt;title&gt;Peptide-based electrochemical sensor with nanogold enhancement for detecting rheumatoid arthritis&lt;/title&gt;&lt;secondary-title&gt;Talanta&lt;/secondary-title&gt;&lt;/titles&gt;&lt;periodical&gt;&lt;full-title&gt;Talanta&lt;/full-title&gt;&lt;/periodical&gt;&lt;pages&gt;122886&lt;/pages&gt;&lt;volume&gt;236&lt;/volume&gt;&lt;dates&gt;&lt;year&gt;2022&lt;/year&gt;&lt;/dates&gt;&lt;isbn&gt;00399140&lt;/isbn&gt;&lt;urls&gt;&lt;/urls&gt;&lt;electronic-resource-num&gt;10.1016/j.talanta.2021.122886&lt;/electronic-resource-num&gt;&lt;/record&gt;&lt;/Cite&gt;&lt;/EndNote&gt;</w:instrText>
      </w:r>
      <w:r w:rsidR="0020695A">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[58]</w:t>
      </w:r>
      <w:r w:rsidR="0020695A">
        <w:rPr>
          <w:rFonts w:ascii="Times New Roman" w:eastAsia="宋体" w:hAnsi="Times New Roman" w:cs="Times New Roman"/>
          <w:sz w:val="24"/>
          <w:szCs w:val="24"/>
        </w:rPr>
        <w:fldChar w:fldCharType="end"/>
      </w:r>
      <w:r w:rsidR="0020695A">
        <w:rPr>
          <w:rFonts w:ascii="Times New Roman" w:eastAsia="宋体" w:hAnsi="Times New Roman" w:cs="Times New Roman" w:hint="eastAsia"/>
          <w:sz w:val="24"/>
          <w:szCs w:val="24"/>
        </w:rPr>
        <w:t>和</w:t>
      </w:r>
      <w:r w:rsidR="0020695A" w:rsidRPr="0020695A">
        <w:rPr>
          <w:rFonts w:ascii="Times New Roman" w:eastAsia="宋体" w:hAnsi="Times New Roman" w:cs="Times New Roman" w:hint="eastAsia"/>
          <w:sz w:val="24"/>
          <w:szCs w:val="24"/>
        </w:rPr>
        <w:t>嗜酸性阳离子蛋白</w:t>
      </w:r>
      <w:r w:rsidR="0020695A">
        <w:rPr>
          <w:rFonts w:ascii="Times New Roman" w:eastAsia="宋体" w:hAnsi="Times New Roman" w:cs="Times New Roman" w:hint="eastAsia"/>
          <w:sz w:val="24"/>
          <w:szCs w:val="24"/>
        </w:rPr>
        <w:t>（</w:t>
      </w:r>
      <w:r w:rsidR="0020695A">
        <w:rPr>
          <w:rFonts w:ascii="Times New Roman" w:eastAsia="宋体" w:hAnsi="Times New Roman" w:cs="Times New Roman"/>
          <w:sz w:val="24"/>
          <w:szCs w:val="24"/>
        </w:rPr>
        <w:t>ECP</w:t>
      </w:r>
      <w:r w:rsidR="0020695A">
        <w:rPr>
          <w:rFonts w:ascii="Times New Roman" w:eastAsia="宋体" w:hAnsi="Times New Roman" w:cs="Times New Roman" w:hint="eastAsia"/>
          <w:sz w:val="24"/>
          <w:szCs w:val="24"/>
        </w:rPr>
        <w:t>）</w:t>
      </w:r>
      <w:r w:rsidR="00AD0927">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&lt;EndNote&gt;&lt;Cite&gt;&lt;Author&gt;A. Linder&lt;/Author&gt;&lt;Year&gt;1987&lt;/Year&gt;&lt;RecNum&gt;463&lt;/RecNum&gt;&lt;DisplayText&gt;[59]&lt;/DisplayText&gt;&lt;record&gt;&lt;rec-number&gt;463&lt;/rec-number&gt;&lt;foreign-keys&gt;&lt;key app="EN" db-id="wfpvea5w2st2f2e00x4pe9ah5s9sdtta05r5" timestamp="1695216024"&gt;463&lt;/key&gt;&lt;key app="ENWeb" db-id=""&gt;0&lt;/key&gt;&lt;/foreign-keys&gt;&lt;ref-type name="Journal Article"&gt;17&lt;/ref-type&gt;&lt;contributors&gt;&lt;authors&gt;&lt;author&gt;A. Linder, P. Venge, H. Deuschl&lt;/author&gt;&lt;/authors&gt;&lt;/contributors&gt;&lt;titles&gt;&lt;title&gt;Eosinophil cationic protein and myeloperoxidase in nasal secretion as markers of inflammation in allergic rhinitis&lt;/title&gt;&lt;secondary-title&gt;Allergy&lt;/secondary-title&gt;&lt;/titles&gt;&lt;periodical&gt;&lt;full-title&gt;Allergy&lt;/full-title&gt;&lt;/periodical&gt;&lt;pages&gt;583-590&lt;/pages&gt;&lt;volume&gt;42&lt;/volume&gt;&lt;number&gt;8&lt;/number&gt;&lt;dates&gt;&lt;year&gt;1987&lt;/year&gt;&lt;/dates&gt;&lt;urls&gt;&lt;/urls&gt;&lt;electronic-resource-num&gt;DOI: 10.1111/j.1398-9995.1987.tb00388.x&lt;/electronic-resource-num&gt;&lt;/record&gt;&lt;/Cite&gt;&lt;/EndNote&gt;</w:instrText>
      </w:r>
      <w:r w:rsidR="00AD0927">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[59]</w:t>
      </w:r>
      <w:r w:rsidR="00AD0927">
        <w:rPr>
          <w:rFonts w:ascii="Times New Roman" w:eastAsia="宋体" w:hAnsi="Times New Roman" w:cs="Times New Roman"/>
          <w:sz w:val="24"/>
          <w:szCs w:val="24"/>
        </w:rPr>
        <w:fldChar w:fldCharType="end"/>
      </w:r>
      <w:r w:rsidR="0020695A">
        <w:rPr>
          <w:rFonts w:ascii="Times New Roman" w:eastAsia="宋体" w:hAnsi="Times New Roman" w:cs="Times New Roman" w:hint="eastAsia"/>
          <w:sz w:val="24"/>
          <w:szCs w:val="24"/>
        </w:rPr>
        <w:t>等</w:t>
      </w:r>
      <w:r w:rsidR="005600AF">
        <w:rPr>
          <w:rFonts w:ascii="Times New Roman" w:eastAsia="宋体" w:hAnsi="Times New Roman" w:cs="Times New Roman" w:hint="eastAsia"/>
          <w:sz w:val="24"/>
          <w:szCs w:val="24"/>
        </w:rPr>
        <w:t>蛋白质</w:t>
      </w:r>
      <w:r w:rsidR="0020695A">
        <w:rPr>
          <w:rFonts w:ascii="Times New Roman" w:eastAsia="宋体" w:hAnsi="Times New Roman" w:cs="Times New Roman" w:hint="eastAsia"/>
          <w:sz w:val="24"/>
          <w:szCs w:val="24"/>
        </w:rPr>
        <w:t>是自身免疫性肝炎、类风湿关节炎、过敏性鼻炎等</w:t>
      </w:r>
      <w:r w:rsidR="00B86C98">
        <w:rPr>
          <w:rFonts w:ascii="Times New Roman" w:eastAsia="宋体" w:hAnsi="Times New Roman" w:cs="Times New Roman" w:hint="eastAsia"/>
          <w:sz w:val="24"/>
          <w:szCs w:val="24"/>
        </w:rPr>
        <w:t>炎症疾病的生物标志物</w:t>
      </w:r>
      <w:r w:rsidR="005600AF">
        <w:rPr>
          <w:rFonts w:ascii="Times New Roman" w:eastAsia="宋体" w:hAnsi="Times New Roman" w:cs="Times New Roman" w:hint="eastAsia"/>
          <w:sz w:val="24"/>
          <w:szCs w:val="24"/>
        </w:rPr>
        <w:t>，可用于相关炎症疾病的诊断。</w:t>
      </w:r>
    </w:p>
    <w:p w:rsidR="003C3D0F" w:rsidRDefault="00441B8A" w:rsidP="001C45F2">
      <w:pPr>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过敏性鼻炎</w:t>
      </w:r>
      <w:r w:rsidR="001255FD">
        <w:rPr>
          <w:rFonts w:ascii="Times New Roman" w:eastAsia="宋体" w:hAnsi="Times New Roman" w:cs="Times New Roman" w:hint="eastAsia"/>
          <w:sz w:val="24"/>
          <w:szCs w:val="24"/>
        </w:rPr>
        <w:t>（</w:t>
      </w:r>
      <w:r w:rsidR="001255FD">
        <w:rPr>
          <w:rFonts w:ascii="Times New Roman" w:eastAsia="宋体" w:hAnsi="Times New Roman" w:cs="Times New Roman" w:hint="eastAsia"/>
          <w:sz w:val="24"/>
          <w:szCs w:val="24"/>
        </w:rPr>
        <w:t>A</w:t>
      </w:r>
      <w:r w:rsidR="001255FD">
        <w:rPr>
          <w:rFonts w:ascii="Times New Roman" w:eastAsia="宋体" w:hAnsi="Times New Roman" w:cs="Times New Roman"/>
          <w:sz w:val="24"/>
          <w:szCs w:val="24"/>
        </w:rPr>
        <w:t>R</w:t>
      </w:r>
      <w:r w:rsidR="001255F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是最常见的</w:t>
      </w:r>
      <w:r w:rsidR="001255FD">
        <w:rPr>
          <w:rFonts w:ascii="Times New Roman" w:eastAsia="宋体" w:hAnsi="Times New Roman" w:cs="Times New Roman" w:hint="eastAsia"/>
          <w:sz w:val="24"/>
          <w:szCs w:val="24"/>
        </w:rPr>
        <w:t>过敏性呼吸系统疾病，其往往伴随着打喷嚏、鼻塞、瘙痒和流鼻涕等症状</w:t>
      </w:r>
      <w:r w:rsidR="001255FD">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&lt;EndNote&gt;&lt;Cite&gt;&lt;Author&gt;Sharma&lt;/Author&gt;&lt;Year&gt;2018&lt;/Year&gt;&lt;RecNum&gt;464&lt;/RecNum&gt;&lt;DisplayText&gt;[60, 61]&lt;/DisplayText&gt;&lt;record&gt;&lt;rec-number&gt;464&lt;/rec-number&gt;&lt;foreign-keys&gt;&lt;key app="EN" db-id="wfpvea5w2st2f2e00x4pe9ah5s9sdtta05r5" timestamp="1695225362"&gt;464&lt;/key&gt;&lt;key app="ENWeb" db-id=""&gt;0&lt;/key&gt;&lt;/foreign-keys&gt;&lt;ref-type name="Journal Article"&gt;17&lt;/ref-type&gt;&lt;contributors&gt;&lt;authors&gt;&lt;author&gt;Sharma, Manuprita&lt;/author&gt;&lt;author&gt;Khaitan, Tanya&lt;/author&gt;&lt;author&gt;Raman, Santosh&lt;/author&gt;&lt;author&gt;Jain, Ritika&lt;/author&gt;&lt;author&gt;Kabiraj, Arpita&lt;/author&gt;&lt;/authors&gt;&lt;/contributors&gt;&lt;titles&gt;&lt;title&gt;Determination of Serum IgE and Eosinophils as a Diagnostic Indicator in Allergic Rhinitis&lt;/title&gt;&lt;secondary-title&gt;Indian Journal of Otolaryngology and Head &amp;amp; Neck Surgery&lt;/secondary-title&gt;&lt;/titles&gt;&lt;periodical&gt;&lt;full-title&gt;Indian Journal of Otolaryngology and Head &amp;amp; Neck Surgery&lt;/full-title&gt;&lt;/periodical&gt;&lt;pages&gt;1957-1961&lt;/pages&gt;&lt;volume&gt;71&lt;/volume&gt;&lt;number&gt;S3&lt;/number&gt;&lt;dates&gt;&lt;year&gt;2018&lt;/year&gt;&lt;/dates&gt;&lt;isbn&gt;2231-3796&amp;#xD;0973-7707&lt;/isbn&gt;&lt;urls&gt;&lt;/urls&gt;&lt;electronic-resource-num&gt;10.1007/s12070-018-1383-7&lt;/electronic-resource-num&gt;&lt;/record&gt;&lt;/Cite&gt;&lt;Cite&gt;&lt;Author&gt;Meng&lt;/Author&gt;&lt;Year&gt;2019&lt;/Year&gt;&lt;RecNum&gt;465&lt;/RecNum&gt;&lt;record&gt;&lt;rec-number&gt;465&lt;/rec-number&gt;&lt;foreign-keys&gt;&lt;key app="EN" db-id="wfpvea5w2st2f2e00x4pe9ah5s9sdtta05r5" timestamp="1695225508"&gt;465&lt;/key&gt;&lt;key app="ENWeb" db-id=""&gt;0&lt;/key&gt;&lt;/foreign-keys&gt;&lt;ref-type name="Journal Article"&gt;17&lt;/ref-type&gt;&lt;contributors&gt;&lt;authors&gt;&lt;author&gt;Meng, Yifan&lt;/author&gt;&lt;author&gt;Wang, Chengshuo&lt;/author&gt;&lt;author&gt;Zhang, Luo&lt;/author&gt;&lt;/authors&gt;&lt;/contributors&gt;&lt;titles&gt;&lt;title&gt;Recent developments and highlights in allergic rhinitis&lt;/title&gt;&lt;secondary-title&gt;Allergy&lt;/secondary-title&gt;&lt;/titles&gt;&lt;periodical&gt;&lt;full-title&gt;Allergy&lt;/full-title&gt;&lt;/periodical&gt;&lt;pages&gt;2320-2328&lt;/pages&gt;&lt;volume&gt;74&lt;/volume&gt;&lt;number&gt;12&lt;/number&gt;&lt;dates&gt;&lt;year&gt;2019&lt;/year&gt;&lt;/dates&gt;&lt;isbn&gt;0105-4538&amp;#xD;1398-9995&lt;/isbn&gt;&lt;urls&gt;&lt;/urls&gt;&lt;electronic-resource-num&gt;10.1111/all.14067&lt;/electronic-resource-num&gt;&lt;/record&gt;&lt;/Cite&gt;&lt;/EndNote&gt;</w:instrText>
      </w:r>
      <w:r w:rsidR="001255FD">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[60, 61]</w:t>
      </w:r>
      <w:r w:rsidR="001255FD">
        <w:rPr>
          <w:rFonts w:ascii="Times New Roman" w:eastAsia="宋体" w:hAnsi="Times New Roman" w:cs="Times New Roman"/>
          <w:sz w:val="24"/>
          <w:szCs w:val="24"/>
        </w:rPr>
        <w:fldChar w:fldCharType="end"/>
      </w:r>
      <w:r w:rsidR="001255FD">
        <w:rPr>
          <w:rFonts w:ascii="Times New Roman" w:eastAsia="宋体" w:hAnsi="Times New Roman" w:cs="Times New Roman" w:hint="eastAsia"/>
          <w:sz w:val="24"/>
          <w:szCs w:val="24"/>
        </w:rPr>
        <w:t>。严重的过敏性鼻炎严重影响人们的工作和生</w:t>
      </w:r>
      <w:r w:rsidR="001255FD">
        <w:rPr>
          <w:rFonts w:ascii="Times New Roman" w:eastAsia="宋体" w:hAnsi="Times New Roman" w:cs="Times New Roman" w:hint="eastAsia"/>
          <w:sz w:val="24"/>
          <w:szCs w:val="24"/>
        </w:rPr>
        <w:lastRenderedPageBreak/>
        <w:t>活质量，应该进行检查和彻底治疗。</w:t>
      </w:r>
      <w:r w:rsidR="000E317A">
        <w:rPr>
          <w:rFonts w:ascii="Times New Roman" w:eastAsia="宋体" w:hAnsi="Times New Roman" w:cs="Times New Roman" w:hint="eastAsia"/>
          <w:sz w:val="24"/>
          <w:szCs w:val="24"/>
        </w:rPr>
        <w:t>Liu</w:t>
      </w:r>
      <w:r w:rsidR="000E317A">
        <w:rPr>
          <w:rFonts w:ascii="Times New Roman" w:eastAsia="宋体" w:hAnsi="Times New Roman" w:cs="Times New Roman" w:hint="eastAsia"/>
          <w:sz w:val="24"/>
          <w:szCs w:val="24"/>
        </w:rPr>
        <w:t>等</w:t>
      </w:r>
      <w:r w:rsidR="000E317A">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&lt;EndNote&gt;&lt;Cite&gt;&lt;Author&gt;Tao&lt;/Author&gt;&lt;Year&gt;2022&lt;/Year&gt;&lt;RecNum&gt;466&lt;/RecNum&gt;&lt;DisplayText&gt;[62]&lt;/DisplayText&gt;&lt;record&gt;&lt;rec-number&gt;466&lt;/rec-number&gt;&lt;foreign-keys&gt;&lt;key app="EN" db-id="wfpvea5w2st2f2e00x4pe9ah5s9sdtta05r5" timestamp="1695225807"&gt;466&lt;/key&gt;&lt;key app="ENWeb" db-id=""&gt;0&lt;/key&gt;&lt;/foreign-keys&gt;&lt;ref-type name="Journal Article"&gt;17&lt;/ref-type&gt;&lt;contributors&gt;&lt;authors&gt;&lt;author&gt;Tao, Yan-Bing&lt;/author&gt;&lt;author&gt;Huang, Jing&lt;/author&gt;&lt;author&gt;Zhao, Yu-Nong&lt;/author&gt;&lt;author&gt;Chen, Yan&lt;/author&gt;&lt;author&gt;Huang, Qing&lt;/author&gt;&lt;author&gt;Song, Bo-Xiang&lt;/author&gt;&lt;author&gt;Chen, Jian-Jun&lt;/author&gt;&lt;author&gt;Liu, Huan&lt;/author&gt;&lt;/authors&gt;&lt;/contributors&gt;&lt;titles&gt;&lt;title&gt;Electrochemical sensor for the detection of eosinophil cationic protein as a marker of allergic rhinitis based on colloidal quantum dots&lt;/title&gt;&lt;secondary-title&gt;Chinese Journal of Analytical Chemistry&lt;/secondary-title&gt;&lt;/titles&gt;&lt;periodical&gt;&lt;full-title&gt;Chinese Journal of Analytical Chemistry&lt;/full-title&gt;&lt;/periodical&gt;&lt;pages&gt;53-59&lt;/pages&gt;&lt;volume&gt;50&lt;/volume&gt;&lt;number&gt;1&lt;/number&gt;&lt;dates&gt;&lt;year&gt;2022&lt;/year&gt;&lt;/dates&gt;&lt;isbn&gt;18722040&lt;/isbn&gt;&lt;urls&gt;&lt;/urls&gt;&lt;electronic-resource-num&gt;10.1016/j.cjac.2021.11.007&lt;/electronic-resource-num&gt;&lt;/record&gt;&lt;/Cite&gt;&lt;/EndNote&gt;</w:instrText>
      </w:r>
      <w:r w:rsidR="000E317A">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[62]</w:t>
      </w:r>
      <w:r w:rsidR="000E317A">
        <w:rPr>
          <w:rFonts w:ascii="Times New Roman" w:eastAsia="宋体" w:hAnsi="Times New Roman" w:cs="Times New Roman"/>
          <w:sz w:val="24"/>
          <w:szCs w:val="24"/>
        </w:rPr>
        <w:fldChar w:fldCharType="end"/>
      </w:r>
      <w:r w:rsidR="000E317A">
        <w:rPr>
          <w:rFonts w:ascii="Times New Roman" w:eastAsia="宋体" w:hAnsi="Times New Roman" w:cs="Times New Roman" w:hint="eastAsia"/>
          <w:sz w:val="24"/>
          <w:szCs w:val="24"/>
        </w:rPr>
        <w:t>选用半导体胶体量子点（</w:t>
      </w:r>
      <w:r w:rsidR="000E317A">
        <w:rPr>
          <w:rFonts w:ascii="Times New Roman" w:eastAsia="宋体" w:hAnsi="Times New Roman" w:cs="Times New Roman" w:hint="eastAsia"/>
          <w:sz w:val="24"/>
          <w:szCs w:val="24"/>
        </w:rPr>
        <w:t>C</w:t>
      </w:r>
      <w:r w:rsidR="000E317A">
        <w:rPr>
          <w:rFonts w:ascii="Times New Roman" w:eastAsia="宋体" w:hAnsi="Times New Roman" w:cs="Times New Roman"/>
          <w:sz w:val="24"/>
          <w:szCs w:val="24"/>
        </w:rPr>
        <w:t>QD</w:t>
      </w:r>
      <w:r w:rsidR="000E317A">
        <w:rPr>
          <w:rFonts w:ascii="Times New Roman" w:eastAsia="宋体" w:hAnsi="Times New Roman" w:cs="Times New Roman" w:hint="eastAsia"/>
          <w:sz w:val="24"/>
          <w:szCs w:val="24"/>
        </w:rPr>
        <w:t>s</w:t>
      </w:r>
      <w:r w:rsidR="000E317A">
        <w:rPr>
          <w:rFonts w:ascii="Times New Roman" w:eastAsia="宋体" w:hAnsi="Times New Roman" w:cs="Times New Roman" w:hint="eastAsia"/>
          <w:sz w:val="24"/>
          <w:szCs w:val="24"/>
        </w:rPr>
        <w:t>）修饰碳电极构建了一种检测过敏性鼻炎特异性标志物</w:t>
      </w:r>
      <w:r w:rsidR="0013048F">
        <w:rPr>
          <w:rFonts w:ascii="Times New Roman" w:eastAsia="宋体" w:hAnsi="Times New Roman" w:cs="Times New Roman" w:hint="eastAsia"/>
          <w:sz w:val="24"/>
          <w:szCs w:val="24"/>
        </w:rPr>
        <w:t>嗜酸性阳离子蛋白（</w:t>
      </w:r>
      <w:r w:rsidR="0013048F">
        <w:rPr>
          <w:rFonts w:ascii="Times New Roman" w:eastAsia="宋体" w:hAnsi="Times New Roman" w:cs="Times New Roman" w:hint="eastAsia"/>
          <w:sz w:val="24"/>
          <w:szCs w:val="24"/>
        </w:rPr>
        <w:t>E</w:t>
      </w:r>
      <w:r w:rsidR="0013048F">
        <w:rPr>
          <w:rFonts w:ascii="Times New Roman" w:eastAsia="宋体" w:hAnsi="Times New Roman" w:cs="Times New Roman"/>
          <w:sz w:val="24"/>
          <w:szCs w:val="24"/>
        </w:rPr>
        <w:t>CP</w:t>
      </w:r>
      <w:r w:rsidR="0013048F">
        <w:rPr>
          <w:rFonts w:ascii="Times New Roman" w:eastAsia="宋体" w:hAnsi="Times New Roman" w:cs="Times New Roman" w:hint="eastAsia"/>
          <w:sz w:val="24"/>
          <w:szCs w:val="24"/>
        </w:rPr>
        <w:t>）的全固态电化学传感器</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4a</w:t>
      </w:r>
      <w:r w:rsidR="00414507">
        <w:rPr>
          <w:rFonts w:ascii="Times New Roman" w:eastAsia="宋体" w:hAnsi="Times New Roman" w:cs="Times New Roman" w:hint="eastAsia"/>
          <w:sz w:val="24"/>
          <w:szCs w:val="24"/>
        </w:rPr>
        <w:t>）</w:t>
      </w:r>
      <w:r w:rsidR="0013048F">
        <w:rPr>
          <w:rFonts w:ascii="Times New Roman" w:eastAsia="宋体" w:hAnsi="Times New Roman" w:cs="Times New Roman" w:hint="eastAsia"/>
          <w:sz w:val="24"/>
          <w:szCs w:val="24"/>
        </w:rPr>
        <w:t>。</w:t>
      </w:r>
      <w:r w:rsidR="0013048F">
        <w:rPr>
          <w:rFonts w:ascii="Times New Roman" w:eastAsia="宋体" w:hAnsi="Times New Roman" w:cs="Times New Roman" w:hint="eastAsia"/>
          <w:sz w:val="24"/>
          <w:szCs w:val="24"/>
        </w:rPr>
        <w:t>C</w:t>
      </w:r>
      <w:r w:rsidR="0013048F">
        <w:rPr>
          <w:rFonts w:ascii="Times New Roman" w:eastAsia="宋体" w:hAnsi="Times New Roman" w:cs="Times New Roman"/>
          <w:sz w:val="24"/>
          <w:szCs w:val="24"/>
        </w:rPr>
        <w:t>QD</w:t>
      </w:r>
      <w:r w:rsidR="0013048F">
        <w:rPr>
          <w:rFonts w:ascii="Times New Roman" w:eastAsia="宋体" w:hAnsi="Times New Roman" w:cs="Times New Roman" w:hint="eastAsia"/>
          <w:sz w:val="24"/>
          <w:szCs w:val="24"/>
        </w:rPr>
        <w:t>s</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4b</w:t>
      </w:r>
      <w:r w:rsidR="00414507">
        <w:rPr>
          <w:rFonts w:ascii="Times New Roman" w:eastAsia="宋体" w:hAnsi="Times New Roman" w:cs="Times New Roman" w:hint="eastAsia"/>
          <w:sz w:val="24"/>
          <w:szCs w:val="24"/>
        </w:rPr>
        <w:t>）</w:t>
      </w:r>
      <w:r w:rsidR="0013048F">
        <w:rPr>
          <w:rFonts w:ascii="Times New Roman" w:eastAsia="宋体" w:hAnsi="Times New Roman" w:cs="Times New Roman" w:hint="eastAsia"/>
          <w:sz w:val="24"/>
          <w:szCs w:val="24"/>
        </w:rPr>
        <w:t>具有显著的尺寸效应和量子效应，提高了生物分子在电极表面的富集，并将</w:t>
      </w:r>
      <w:r w:rsidR="0013048F">
        <w:rPr>
          <w:rFonts w:ascii="Times New Roman" w:eastAsia="宋体" w:hAnsi="Times New Roman" w:cs="Times New Roman" w:hint="eastAsia"/>
          <w:sz w:val="24"/>
          <w:szCs w:val="24"/>
        </w:rPr>
        <w:t>E</w:t>
      </w:r>
      <w:r w:rsidR="0013048F">
        <w:rPr>
          <w:rFonts w:ascii="Times New Roman" w:eastAsia="宋体" w:hAnsi="Times New Roman" w:cs="Times New Roman"/>
          <w:sz w:val="24"/>
          <w:szCs w:val="24"/>
        </w:rPr>
        <w:t>CP</w:t>
      </w:r>
      <w:r w:rsidR="0013048F">
        <w:rPr>
          <w:rFonts w:ascii="Times New Roman" w:eastAsia="宋体" w:hAnsi="Times New Roman" w:cs="Times New Roman" w:hint="eastAsia"/>
          <w:sz w:val="24"/>
          <w:szCs w:val="24"/>
        </w:rPr>
        <w:t>抗原与抗体的特异性结合转化为电信号</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4c</w:t>
      </w:r>
      <w:r w:rsidR="00414507">
        <w:rPr>
          <w:rFonts w:ascii="Times New Roman" w:eastAsia="宋体" w:hAnsi="Times New Roman" w:cs="Times New Roman" w:hint="eastAsia"/>
          <w:sz w:val="24"/>
          <w:szCs w:val="24"/>
        </w:rPr>
        <w:t>）</w:t>
      </w:r>
      <w:r w:rsidR="0013048F">
        <w:rPr>
          <w:rFonts w:ascii="Times New Roman" w:eastAsia="宋体" w:hAnsi="Times New Roman" w:cs="Times New Roman" w:hint="eastAsia"/>
          <w:sz w:val="24"/>
          <w:szCs w:val="24"/>
        </w:rPr>
        <w:t>。该电化学传感器对</w:t>
      </w:r>
      <w:r w:rsidR="0013048F">
        <w:rPr>
          <w:rFonts w:ascii="Times New Roman" w:eastAsia="宋体" w:hAnsi="Times New Roman" w:cs="Times New Roman" w:hint="eastAsia"/>
          <w:sz w:val="24"/>
          <w:szCs w:val="24"/>
        </w:rPr>
        <w:t>E</w:t>
      </w:r>
      <w:r w:rsidR="0013048F">
        <w:rPr>
          <w:rFonts w:ascii="Times New Roman" w:eastAsia="宋体" w:hAnsi="Times New Roman" w:cs="Times New Roman"/>
          <w:sz w:val="24"/>
          <w:szCs w:val="24"/>
        </w:rPr>
        <w:t>CP</w:t>
      </w:r>
      <w:r w:rsidR="0013048F">
        <w:rPr>
          <w:rFonts w:ascii="Times New Roman" w:eastAsia="宋体" w:hAnsi="Times New Roman" w:cs="Times New Roman" w:hint="eastAsia"/>
          <w:sz w:val="24"/>
          <w:szCs w:val="24"/>
        </w:rPr>
        <w:t>抗原的检测限为</w:t>
      </w:r>
      <w:r w:rsidR="0013048F">
        <w:rPr>
          <w:rFonts w:ascii="Times New Roman" w:eastAsia="宋体" w:hAnsi="Times New Roman" w:cs="Times New Roman" w:hint="eastAsia"/>
          <w:sz w:val="24"/>
          <w:szCs w:val="24"/>
        </w:rPr>
        <w:t>0</w:t>
      </w:r>
      <w:r w:rsidR="0013048F">
        <w:rPr>
          <w:rFonts w:ascii="Times New Roman" w:eastAsia="宋体" w:hAnsi="Times New Roman" w:cs="Times New Roman"/>
          <w:sz w:val="24"/>
          <w:szCs w:val="24"/>
        </w:rPr>
        <w:t xml:space="preserve">.508 </w:t>
      </w:r>
      <w:proofErr w:type="spellStart"/>
      <w:r w:rsidR="0013048F">
        <w:rPr>
          <w:rFonts w:ascii="Times New Roman" w:eastAsia="宋体" w:hAnsi="Times New Roman" w:cs="Times New Roman" w:hint="eastAsia"/>
          <w:sz w:val="24"/>
          <w:szCs w:val="24"/>
        </w:rPr>
        <w:t>pg</w:t>
      </w:r>
      <w:proofErr w:type="spellEnd"/>
      <w:r w:rsidR="0013048F">
        <w:rPr>
          <w:rFonts w:ascii="Times New Roman" w:eastAsia="宋体" w:hAnsi="Times New Roman" w:cs="Times New Roman"/>
          <w:sz w:val="24"/>
          <w:szCs w:val="24"/>
        </w:rPr>
        <w:t xml:space="preserve"> </w:t>
      </w:r>
      <w:r w:rsidR="0013048F">
        <w:rPr>
          <w:rFonts w:ascii="Times New Roman" w:eastAsia="宋体" w:hAnsi="Times New Roman" w:cs="Times New Roman" w:hint="eastAsia"/>
          <w:sz w:val="24"/>
          <w:szCs w:val="24"/>
        </w:rPr>
        <w:t>m</w:t>
      </w:r>
      <w:r w:rsidR="0013048F">
        <w:rPr>
          <w:rFonts w:ascii="Times New Roman" w:eastAsia="宋体" w:hAnsi="Times New Roman" w:cs="Times New Roman"/>
          <w:sz w:val="24"/>
          <w:szCs w:val="24"/>
        </w:rPr>
        <w:t>L</w:t>
      </w:r>
      <w:r w:rsidR="0013048F" w:rsidRPr="0013048F">
        <w:rPr>
          <w:rFonts w:ascii="Times New Roman" w:eastAsia="宋体" w:hAnsi="Times New Roman" w:cs="Times New Roman"/>
          <w:sz w:val="24"/>
          <w:szCs w:val="24"/>
          <w:vertAlign w:val="superscript"/>
        </w:rPr>
        <w:t>-1</w:t>
      </w:r>
      <w:r w:rsidR="0013048F">
        <w:rPr>
          <w:rFonts w:ascii="Times New Roman" w:eastAsia="宋体" w:hAnsi="Times New Roman" w:cs="Times New Roman" w:hint="eastAsia"/>
          <w:sz w:val="24"/>
          <w:szCs w:val="24"/>
        </w:rPr>
        <w:t>，检测时间约为</w:t>
      </w:r>
      <w:r w:rsidR="0013048F">
        <w:rPr>
          <w:rFonts w:ascii="Times New Roman" w:eastAsia="宋体" w:hAnsi="Times New Roman" w:cs="Times New Roman" w:hint="eastAsia"/>
          <w:sz w:val="24"/>
          <w:szCs w:val="24"/>
        </w:rPr>
        <w:t>3</w:t>
      </w:r>
      <w:r w:rsidR="0013048F">
        <w:rPr>
          <w:rFonts w:ascii="Times New Roman" w:eastAsia="宋体" w:hAnsi="Times New Roman" w:cs="Times New Roman"/>
          <w:sz w:val="24"/>
          <w:szCs w:val="24"/>
        </w:rPr>
        <w:t xml:space="preserve">0 </w:t>
      </w:r>
      <w:r w:rsidR="0013048F">
        <w:rPr>
          <w:rFonts w:ascii="Times New Roman" w:eastAsia="宋体" w:hAnsi="Times New Roman" w:cs="Times New Roman" w:hint="eastAsia"/>
          <w:sz w:val="24"/>
          <w:szCs w:val="24"/>
        </w:rPr>
        <w:t>s</w:t>
      </w:r>
      <w:r w:rsidR="0013048F">
        <w:rPr>
          <w:rFonts w:ascii="Times New Roman" w:eastAsia="宋体" w:hAnsi="Times New Roman" w:cs="Times New Roman" w:hint="eastAsia"/>
          <w:sz w:val="24"/>
          <w:szCs w:val="24"/>
        </w:rPr>
        <w:t>，具有实现过敏性鼻炎快速、无创、体外诊断的潜力。</w:t>
      </w:r>
      <w:r w:rsidR="00234D55">
        <w:rPr>
          <w:rFonts w:ascii="Times New Roman" w:eastAsia="宋体" w:hAnsi="Times New Roman" w:cs="Times New Roman" w:hint="eastAsia"/>
          <w:sz w:val="24"/>
          <w:szCs w:val="24"/>
        </w:rPr>
        <w:t>类风湿性关节炎（</w:t>
      </w:r>
      <w:r w:rsidR="00234D55">
        <w:rPr>
          <w:rFonts w:ascii="Times New Roman" w:eastAsia="宋体" w:hAnsi="Times New Roman" w:cs="Times New Roman" w:hint="eastAsia"/>
          <w:sz w:val="24"/>
          <w:szCs w:val="24"/>
        </w:rPr>
        <w:t>R</w:t>
      </w:r>
      <w:r w:rsidR="00234D55">
        <w:rPr>
          <w:rFonts w:ascii="Times New Roman" w:eastAsia="宋体" w:hAnsi="Times New Roman" w:cs="Times New Roman"/>
          <w:sz w:val="24"/>
          <w:szCs w:val="24"/>
        </w:rPr>
        <w:t>A</w:t>
      </w:r>
      <w:r w:rsidR="00234D55">
        <w:rPr>
          <w:rFonts w:ascii="Times New Roman" w:eastAsia="宋体" w:hAnsi="Times New Roman" w:cs="Times New Roman" w:hint="eastAsia"/>
          <w:sz w:val="24"/>
          <w:szCs w:val="24"/>
        </w:rPr>
        <w:t>）</w:t>
      </w:r>
      <w:r w:rsidR="00624375">
        <w:rPr>
          <w:rFonts w:ascii="Times New Roman" w:eastAsia="宋体" w:hAnsi="Times New Roman" w:cs="Times New Roman" w:hint="eastAsia"/>
          <w:sz w:val="24"/>
          <w:szCs w:val="24"/>
        </w:rPr>
        <w:t>是一种慢性炎症关节疾病，可导致软骨和滑膜关节的破坏，发生在人的任何年龄</w:t>
      </w:r>
      <w:r w:rsidR="00624375">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&lt;EndNote&gt;&lt;Cite&gt;&lt;Author&gt;Lin&lt;/Author&gt;&lt;Year&gt;2022&lt;/Year&gt;&lt;RecNum&gt;462&lt;/RecNum&gt;&lt;DisplayText&gt;[58, 63]&lt;/DisplayText&gt;&lt;record&gt;&lt;rec-number&gt;462&lt;/rec-number&gt;&lt;foreign-keys&gt;&lt;key app="EN" db-id="wfpvea5w2st2f2e00x4pe9ah5s9sdtta05r5" timestamp="1695215496"&gt;462&lt;/key&gt;&lt;key app="ENWeb" db-id=""&gt;0&lt;/key&gt;&lt;/foreign-keys&gt;&lt;ref-type name="Journal Article"&gt;17&lt;/ref-type&gt;&lt;contributors&gt;&lt;authors&gt;&lt;author&gt;Lin, Ching-Yu&lt;/author&gt;&lt;author&gt;Nhat Nguyen, Uyen Thi&lt;/author&gt;&lt;author&gt;Hsieh, Han-Yun&lt;/author&gt;&lt;author&gt;Tahara, Hidetoshi&lt;/author&gt;&lt;author&gt;Chang, Yu-Sheng&lt;/author&gt;&lt;author&gt;Wang, Bing-Yu&lt;/author&gt;&lt;author&gt;Gu, Bing-Chen&lt;/author&gt;&lt;author&gt;Dai, Yu-Han&lt;/author&gt;&lt;author&gt;Wu, Chia-Che&lt;/author&gt;&lt;author&gt;Tsai, I. Jung&lt;/author&gt;&lt;author&gt;Fan, Yu-Jui&lt;/author&gt;&lt;/authors&gt;&lt;/contributors&gt;&lt;titles&gt;&lt;title&gt;Peptide-based electrochemical sensor with nanogold enhancement for detecting rheumatoid arthritis&lt;/title&gt;&lt;secondary-title&gt;Talanta&lt;/secondary-title&gt;&lt;/titles&gt;&lt;periodical&gt;&lt;full-title&gt;Talanta&lt;/full-title&gt;&lt;/periodical&gt;&lt;pages&gt;122886&lt;/pages&gt;&lt;volume&gt;236&lt;/volume&gt;&lt;dates&gt;&lt;year&gt;2022&lt;/year&gt;&lt;/dates&gt;&lt;isbn&gt;00399140&lt;/isbn&gt;&lt;urls&gt;&lt;/urls&gt;&lt;electronic-resource-num&gt;10.1016/j.talanta.2021.122886&lt;/electronic-resource-num&gt;&lt;/record&gt;&lt;/Cite&gt;&lt;Cite&gt;&lt;Author&gt;Aletaha&lt;/Author&gt;&lt;Year&gt;2018&lt;/Year&gt;&lt;RecNum&gt;467&lt;/RecNum&gt;&lt;record&gt;&lt;rec-number&gt;467&lt;/rec-number&gt;&lt;foreign-keys&gt;&lt;key app="EN" db-id="wfpvea5w2st2f2e00x4pe9ah5s9sdtta05r5" timestamp="1695227774"&gt;467&lt;/key&gt;&lt;key app="ENWeb" db-id=""&gt;0&lt;/key&gt;&lt;/foreign-keys&gt;&lt;ref-type name="Journal Article"&gt;17&lt;/ref-type&gt;&lt;contributors&gt;&lt;authors&gt;&lt;author&gt;Aletaha, Daniel&lt;/author&gt;&lt;author&gt;Smolen, Josef S.&lt;/author&gt;&lt;/authors&gt;&lt;/contributors&gt;&lt;titles&gt;&lt;title&gt;Diagnosis and Management of Rheumatoid Arthritis&lt;/title&gt;&lt;secondary-title&gt;Jama&lt;/secondary-title&gt;&lt;/titles&gt;&lt;periodical&gt;&lt;full-title&gt;Jama&lt;/full-title&gt;&lt;/periodical&gt;&lt;pages&gt;1360&lt;/pages&gt;&lt;volume&gt;320&lt;/volume&gt;&lt;number&gt;13&lt;/number&gt;&lt;dates&gt;&lt;year&gt;2018&lt;/year&gt;&lt;/dates&gt;&lt;isbn&gt;0098-7484&lt;/isbn&gt;&lt;urls&gt;&lt;/urls&gt;&lt;electronic-resource-num&gt;10.1001/jama.2018.13103&lt;/electronic-resource-num&gt;&lt;/record&gt;&lt;/Cite&gt;&lt;/EndNote&gt;</w:instrText>
      </w:r>
      <w:r w:rsidR="00624375">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[58, 63]</w:t>
      </w:r>
      <w:r w:rsidR="00624375">
        <w:rPr>
          <w:rFonts w:ascii="Times New Roman" w:eastAsia="宋体" w:hAnsi="Times New Roman" w:cs="Times New Roman"/>
          <w:sz w:val="24"/>
          <w:szCs w:val="24"/>
        </w:rPr>
        <w:fldChar w:fldCharType="end"/>
      </w:r>
      <w:r w:rsidR="00624375">
        <w:rPr>
          <w:rFonts w:ascii="Times New Roman" w:eastAsia="宋体" w:hAnsi="Times New Roman" w:cs="Times New Roman" w:hint="eastAsia"/>
          <w:sz w:val="24"/>
          <w:szCs w:val="24"/>
        </w:rPr>
        <w:t>。</w:t>
      </w:r>
      <w:r w:rsidR="00624375" w:rsidRPr="00624375">
        <w:rPr>
          <w:rFonts w:ascii="Times New Roman" w:eastAsia="宋体" w:hAnsi="Times New Roman" w:cs="Times New Roman"/>
          <w:sz w:val="24"/>
          <w:szCs w:val="24"/>
        </w:rPr>
        <w:t>RA</w:t>
      </w:r>
      <w:r w:rsidR="00624375" w:rsidRPr="00624375">
        <w:rPr>
          <w:rFonts w:ascii="Times New Roman" w:eastAsia="宋体" w:hAnsi="Times New Roman" w:cs="Times New Roman"/>
          <w:sz w:val="24"/>
          <w:szCs w:val="24"/>
        </w:rPr>
        <w:t>的早期诊断和治疗可以</w:t>
      </w:r>
      <w:r w:rsidR="00624375">
        <w:rPr>
          <w:rFonts w:ascii="Times New Roman" w:eastAsia="宋体" w:hAnsi="Times New Roman" w:cs="Times New Roman" w:hint="eastAsia"/>
          <w:sz w:val="24"/>
          <w:szCs w:val="24"/>
        </w:rPr>
        <w:t>很大程度上</w:t>
      </w:r>
      <w:r w:rsidR="00624375" w:rsidRPr="00624375">
        <w:rPr>
          <w:rFonts w:ascii="Times New Roman" w:eastAsia="宋体" w:hAnsi="Times New Roman" w:cs="Times New Roman"/>
          <w:sz w:val="24"/>
          <w:szCs w:val="24"/>
        </w:rPr>
        <w:t>减缓患者</w:t>
      </w:r>
      <w:r w:rsidR="00624375">
        <w:rPr>
          <w:rFonts w:ascii="Times New Roman" w:eastAsia="宋体" w:hAnsi="Times New Roman" w:cs="Times New Roman" w:hint="eastAsia"/>
          <w:sz w:val="24"/>
          <w:szCs w:val="24"/>
        </w:rPr>
        <w:t>的</w:t>
      </w:r>
      <w:r w:rsidR="00624375" w:rsidRPr="00624375">
        <w:rPr>
          <w:rFonts w:ascii="Times New Roman" w:eastAsia="宋体" w:hAnsi="Times New Roman" w:cs="Times New Roman"/>
          <w:sz w:val="24"/>
          <w:szCs w:val="24"/>
        </w:rPr>
        <w:t>关节损伤，从而防止不可逆转的残疾。</w:t>
      </w:r>
      <w:r w:rsidR="00EB0685">
        <w:rPr>
          <w:rFonts w:ascii="Times New Roman" w:eastAsia="宋体" w:hAnsi="Times New Roman" w:cs="Times New Roman" w:hint="eastAsia"/>
          <w:sz w:val="24"/>
          <w:szCs w:val="24"/>
        </w:rPr>
        <w:t>Fan</w:t>
      </w:r>
      <w:r w:rsidR="00EB0685">
        <w:rPr>
          <w:rFonts w:ascii="Times New Roman" w:eastAsia="宋体" w:hAnsi="Times New Roman" w:cs="Times New Roman" w:hint="eastAsia"/>
          <w:sz w:val="24"/>
          <w:szCs w:val="24"/>
        </w:rPr>
        <w:t>等</w:t>
      </w:r>
      <w:r w:rsidR="00EB0685">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&lt;EndNote&gt;&lt;Cite&gt;&lt;Author&gt;Lin&lt;/Author&gt;&lt;Year&gt;2022&lt;/Year&gt;&lt;RecNum&gt;462&lt;/RecNum&gt;&lt;DisplayText&gt;[58]&lt;/DisplayText&gt;&lt;record&gt;&lt;rec-number&gt;462&lt;/rec-number&gt;&lt;foreign-keys&gt;&lt;key app="EN" db-id="wfpvea5w2st2f2e00x4pe9ah5s9sdtta05r5" timestamp="1695215496"&gt;462&lt;/key&gt;&lt;key app="ENWeb" db-id=""&gt;0&lt;/key&gt;&lt;/foreign-keys&gt;&lt;ref-type name="Journal Article"&gt;17&lt;/ref-type&gt;&lt;contributors&gt;&lt;authors&gt;&lt;author&gt;Lin, Ching-Yu&lt;/author&gt;&lt;author&gt;Nhat Nguyen, Uyen Thi&lt;/author&gt;&lt;author&gt;Hsieh, Han-Yun&lt;/author&gt;&lt;author&gt;Tahara, Hidetoshi&lt;/author&gt;&lt;author&gt;Chang, Yu-Sheng&lt;/author&gt;&lt;author&gt;Wang, Bing-Yu&lt;/author&gt;&lt;author&gt;Gu, Bing-Chen&lt;/author&gt;&lt;author&gt;Dai, Yu-Han&lt;/author&gt;&lt;author&gt;Wu, Chia-Che&lt;/author&gt;&lt;author&gt;Tsai, I. Jung&lt;/author&gt;&lt;author&gt;Fan, Yu-Jui&lt;/author&gt;&lt;/authors&gt;&lt;/contributors&gt;&lt;titles&gt;&lt;title&gt;Peptide-based electrochemical sensor with nanogold enhancement for detecting rheumatoid arthritis&lt;/title&gt;&lt;secondary-title&gt;Talanta&lt;/secondary-title&gt;&lt;/titles&gt;&lt;periodical&gt;&lt;full-title&gt;Talanta&lt;/full-title&gt;&lt;/periodical&gt;&lt;pages&gt;122886&lt;/pages&gt;&lt;volume&gt;236&lt;/volume&gt;&lt;dates&gt;&lt;year&gt;2022&lt;/year&gt;&lt;/dates&gt;&lt;isbn&gt;00399140&lt;/isbn&gt;&lt;urls&gt;&lt;/urls&gt;&lt;electronic-resource-num&gt;10.1016/j.talanta.2021.122886&lt;/electronic-resource-num&gt;&lt;/record&gt;&lt;/Cite&gt;&lt;/EndNote&gt;</w:instrText>
      </w:r>
      <w:r w:rsidR="00EB0685">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[58]</w:t>
      </w:r>
      <w:r w:rsidR="00EB0685">
        <w:rPr>
          <w:rFonts w:ascii="Times New Roman" w:eastAsia="宋体" w:hAnsi="Times New Roman" w:cs="Times New Roman"/>
          <w:sz w:val="24"/>
          <w:szCs w:val="24"/>
        </w:rPr>
        <w:fldChar w:fldCharType="end"/>
      </w:r>
      <w:r w:rsidR="00EB0685">
        <w:rPr>
          <w:rFonts w:ascii="Times New Roman" w:eastAsia="宋体" w:hAnsi="Times New Roman" w:cs="Times New Roman" w:hint="eastAsia"/>
          <w:sz w:val="24"/>
          <w:szCs w:val="24"/>
        </w:rPr>
        <w:t>开发了一种多肽电化学传感器用于</w:t>
      </w:r>
      <w:proofErr w:type="gramStart"/>
      <w:r w:rsidR="00EB0685">
        <w:rPr>
          <w:rFonts w:ascii="Times New Roman" w:eastAsia="宋体" w:hAnsi="Times New Roman" w:cs="Times New Roman" w:hint="eastAsia"/>
          <w:sz w:val="24"/>
          <w:szCs w:val="24"/>
        </w:rPr>
        <w:t>检测</w:t>
      </w:r>
      <w:r w:rsidR="003C3D0F" w:rsidRPr="003C3D0F">
        <w:rPr>
          <w:rFonts w:ascii="Times New Roman" w:eastAsia="宋体" w:hAnsi="Times New Roman" w:cs="Times New Roman" w:hint="eastAsia"/>
          <w:sz w:val="24"/>
          <w:szCs w:val="24"/>
        </w:rPr>
        <w:t>抗环瓜氨酸</w:t>
      </w:r>
      <w:proofErr w:type="gramEnd"/>
      <w:r w:rsidR="003C3D0F" w:rsidRPr="003C3D0F">
        <w:rPr>
          <w:rFonts w:ascii="Times New Roman" w:eastAsia="宋体" w:hAnsi="Times New Roman" w:cs="Times New Roman" w:hint="eastAsia"/>
          <w:sz w:val="24"/>
          <w:szCs w:val="24"/>
        </w:rPr>
        <w:t>肽（</w:t>
      </w:r>
      <w:r w:rsidR="003C3D0F" w:rsidRPr="003C3D0F">
        <w:rPr>
          <w:rFonts w:ascii="Times New Roman" w:eastAsia="宋体" w:hAnsi="Times New Roman" w:cs="Times New Roman"/>
          <w:sz w:val="24"/>
          <w:szCs w:val="24"/>
        </w:rPr>
        <w:t>Anti-CCP</w:t>
      </w:r>
      <w:r w:rsidR="003C3D0F" w:rsidRPr="003C3D0F">
        <w:rPr>
          <w:rFonts w:ascii="Times New Roman" w:eastAsia="宋体" w:hAnsi="Times New Roman" w:cs="Times New Roman"/>
          <w:sz w:val="24"/>
          <w:szCs w:val="24"/>
        </w:rPr>
        <w:t>）抗体</w:t>
      </w:r>
      <w:r w:rsidR="003C3D0F">
        <w:rPr>
          <w:rFonts w:ascii="Times New Roman" w:eastAsia="宋体" w:hAnsi="Times New Roman" w:cs="Times New Roman" w:hint="eastAsia"/>
          <w:sz w:val="24"/>
          <w:szCs w:val="24"/>
        </w:rPr>
        <w:t>来诊断</w:t>
      </w:r>
      <w:r w:rsidR="003C3D0F">
        <w:rPr>
          <w:rFonts w:ascii="Times New Roman" w:eastAsia="宋体" w:hAnsi="Times New Roman" w:cs="Times New Roman" w:hint="eastAsia"/>
          <w:sz w:val="24"/>
          <w:szCs w:val="24"/>
        </w:rPr>
        <w:t>R</w:t>
      </w:r>
      <w:r w:rsidR="003C3D0F">
        <w:rPr>
          <w:rFonts w:ascii="Times New Roman" w:eastAsia="宋体" w:hAnsi="Times New Roman" w:cs="Times New Roman"/>
          <w:sz w:val="24"/>
          <w:szCs w:val="24"/>
        </w:rPr>
        <w:t>A</w:t>
      </w:r>
      <w:r w:rsidR="00EB0685">
        <w:rPr>
          <w:rFonts w:ascii="Times New Roman" w:eastAsia="宋体" w:hAnsi="Times New Roman" w:cs="Times New Roman" w:hint="eastAsia"/>
          <w:sz w:val="24"/>
          <w:szCs w:val="24"/>
        </w:rPr>
        <w:t>。</w:t>
      </w:r>
      <w:r w:rsidR="003C3D0F">
        <w:rPr>
          <w:rFonts w:ascii="Times New Roman" w:eastAsia="宋体" w:hAnsi="Times New Roman" w:cs="Times New Roman" w:hint="eastAsia"/>
          <w:sz w:val="24"/>
          <w:szCs w:val="24"/>
        </w:rPr>
        <w:t>首先制备了一种新的瓜氨酸修饰肽，并</w:t>
      </w:r>
      <w:r w:rsidR="003C3D0F" w:rsidRPr="003C3D0F">
        <w:rPr>
          <w:rFonts w:ascii="Times New Roman" w:eastAsia="宋体" w:hAnsi="Times New Roman" w:cs="Times New Roman" w:hint="eastAsia"/>
          <w:sz w:val="24"/>
          <w:szCs w:val="24"/>
        </w:rPr>
        <w:t>通过自组装单层的方式修饰在传感芯片工作电极的纳米金表面</w:t>
      </w:r>
      <w:r w:rsidR="003C3D0F">
        <w:rPr>
          <w:rFonts w:ascii="Times New Roman" w:eastAsia="宋体" w:hAnsi="Times New Roman" w:cs="Times New Roman" w:hint="eastAsia"/>
          <w:sz w:val="24"/>
          <w:szCs w:val="24"/>
        </w:rPr>
        <w:t>。</w:t>
      </w:r>
      <w:r w:rsidR="003C3D0F" w:rsidRPr="003C3D0F">
        <w:rPr>
          <w:rFonts w:ascii="Times New Roman" w:eastAsia="宋体" w:hAnsi="Times New Roman" w:cs="Times New Roman" w:hint="eastAsia"/>
          <w:sz w:val="24"/>
          <w:szCs w:val="24"/>
        </w:rPr>
        <w:t>测量不同频率下的阻抗</w:t>
      </w:r>
      <w:r w:rsidR="003C3D0F">
        <w:rPr>
          <w:rFonts w:ascii="Times New Roman" w:eastAsia="宋体" w:hAnsi="Times New Roman" w:cs="Times New Roman" w:hint="eastAsia"/>
          <w:sz w:val="24"/>
          <w:szCs w:val="24"/>
        </w:rPr>
        <w:t>用于</w:t>
      </w:r>
      <w:proofErr w:type="gramStart"/>
      <w:r w:rsidR="003C3D0F">
        <w:rPr>
          <w:rFonts w:ascii="Times New Roman" w:eastAsia="宋体" w:hAnsi="Times New Roman" w:cs="Times New Roman" w:hint="eastAsia"/>
          <w:sz w:val="24"/>
          <w:szCs w:val="24"/>
        </w:rPr>
        <w:t>表征</w:t>
      </w:r>
      <w:r w:rsidR="003C3D0F" w:rsidRPr="003C3D0F">
        <w:rPr>
          <w:rFonts w:ascii="Times New Roman" w:eastAsia="宋体" w:hAnsi="Times New Roman" w:cs="Times New Roman" w:hint="eastAsia"/>
          <w:sz w:val="24"/>
          <w:szCs w:val="24"/>
        </w:rPr>
        <w:t>肽基生物传感器</w:t>
      </w:r>
      <w:proofErr w:type="gramEnd"/>
      <w:r w:rsidR="003C3D0F" w:rsidRPr="003C3D0F">
        <w:rPr>
          <w:rFonts w:ascii="Times New Roman" w:eastAsia="宋体" w:hAnsi="Times New Roman" w:cs="Times New Roman" w:hint="eastAsia"/>
          <w:sz w:val="24"/>
          <w:szCs w:val="24"/>
        </w:rPr>
        <w:t>的电学特性。</w:t>
      </w:r>
      <w:r w:rsidR="009C6C36">
        <w:rPr>
          <w:rFonts w:ascii="Times New Roman" w:eastAsia="宋体" w:hAnsi="Times New Roman" w:cs="Times New Roman" w:hint="eastAsia"/>
          <w:sz w:val="24"/>
          <w:szCs w:val="24"/>
        </w:rPr>
        <w:t>通过与市售抗</w:t>
      </w:r>
      <w:r w:rsidR="009C6C36">
        <w:rPr>
          <w:rFonts w:ascii="Times New Roman" w:eastAsia="宋体" w:hAnsi="Times New Roman" w:cs="Times New Roman" w:hint="eastAsia"/>
          <w:sz w:val="24"/>
          <w:szCs w:val="24"/>
        </w:rPr>
        <w:t>C</w:t>
      </w:r>
      <w:r w:rsidR="009C6C36">
        <w:rPr>
          <w:rFonts w:ascii="Times New Roman" w:eastAsia="宋体" w:hAnsi="Times New Roman" w:cs="Times New Roman"/>
          <w:sz w:val="24"/>
          <w:szCs w:val="24"/>
        </w:rPr>
        <w:t>CP ELISA</w:t>
      </w:r>
      <w:proofErr w:type="gramStart"/>
      <w:r w:rsidR="009C6C36">
        <w:rPr>
          <w:rFonts w:ascii="Times New Roman" w:eastAsia="宋体" w:hAnsi="Times New Roman" w:cs="Times New Roman" w:hint="eastAsia"/>
          <w:sz w:val="24"/>
          <w:szCs w:val="24"/>
        </w:rPr>
        <w:t>试剂盒对临床</w:t>
      </w:r>
      <w:proofErr w:type="gramEnd"/>
      <w:r w:rsidR="009C6C36">
        <w:rPr>
          <w:rFonts w:ascii="Times New Roman" w:eastAsia="宋体" w:hAnsi="Times New Roman" w:cs="Times New Roman" w:hint="eastAsia"/>
          <w:sz w:val="24"/>
          <w:szCs w:val="24"/>
        </w:rPr>
        <w:t>患者血清样本的检测性能对比验证了所</w:t>
      </w:r>
      <w:proofErr w:type="gramStart"/>
      <w:r w:rsidR="009C6C36">
        <w:rPr>
          <w:rFonts w:ascii="Times New Roman" w:eastAsia="宋体" w:hAnsi="Times New Roman" w:cs="Times New Roman" w:hint="eastAsia"/>
          <w:sz w:val="24"/>
          <w:szCs w:val="24"/>
        </w:rPr>
        <w:t>制备肽基电化学传感器</w:t>
      </w:r>
      <w:proofErr w:type="gramEnd"/>
      <w:r w:rsidR="009C6C36">
        <w:rPr>
          <w:rFonts w:ascii="Times New Roman" w:eastAsia="宋体" w:hAnsi="Times New Roman" w:cs="Times New Roman" w:hint="eastAsia"/>
          <w:sz w:val="24"/>
          <w:szCs w:val="24"/>
        </w:rPr>
        <w:t>优异的灵敏度</w:t>
      </w:r>
      <w:r w:rsidR="00443DD6">
        <w:rPr>
          <w:rFonts w:ascii="Times New Roman" w:eastAsia="宋体" w:hAnsi="Times New Roman" w:cs="Times New Roman" w:hint="eastAsia"/>
          <w:sz w:val="24"/>
          <w:szCs w:val="24"/>
        </w:rPr>
        <w:t>。</w:t>
      </w:r>
      <w:r w:rsidR="00443DD6" w:rsidRPr="00443DD6">
        <w:rPr>
          <w:rFonts w:ascii="Times New Roman" w:eastAsia="宋体" w:hAnsi="Times New Roman" w:cs="Times New Roman" w:hint="eastAsia"/>
          <w:sz w:val="24"/>
          <w:szCs w:val="24"/>
        </w:rPr>
        <w:t>桥本甲状腺炎</w:t>
      </w:r>
      <w:r w:rsidR="00D03EEF">
        <w:rPr>
          <w:rFonts w:ascii="Times New Roman" w:eastAsia="宋体" w:hAnsi="Times New Roman" w:cs="Times New Roman" w:hint="eastAsia"/>
          <w:sz w:val="24"/>
          <w:szCs w:val="24"/>
        </w:rPr>
        <w:t>（</w:t>
      </w:r>
      <w:r w:rsidR="00D03EEF">
        <w:rPr>
          <w:rFonts w:ascii="Times New Roman" w:eastAsia="宋体" w:hAnsi="Times New Roman" w:cs="Times New Roman" w:hint="eastAsia"/>
          <w:sz w:val="24"/>
          <w:szCs w:val="24"/>
        </w:rPr>
        <w:t>H</w:t>
      </w:r>
      <w:r w:rsidR="00D03EEF">
        <w:rPr>
          <w:rFonts w:ascii="Times New Roman" w:eastAsia="宋体" w:hAnsi="Times New Roman" w:cs="Times New Roman"/>
          <w:sz w:val="24"/>
          <w:szCs w:val="24"/>
        </w:rPr>
        <w:t>T</w:t>
      </w:r>
      <w:r w:rsidR="00D03EEF">
        <w:rPr>
          <w:rFonts w:ascii="Times New Roman" w:eastAsia="宋体" w:hAnsi="Times New Roman" w:cs="Times New Roman" w:hint="eastAsia"/>
          <w:sz w:val="24"/>
          <w:szCs w:val="24"/>
        </w:rPr>
        <w:t>）</w:t>
      </w:r>
      <w:r w:rsidR="00D03EEF" w:rsidRPr="00443DD6">
        <w:rPr>
          <w:rFonts w:ascii="Times New Roman" w:eastAsia="宋体" w:hAnsi="Times New Roman" w:cs="Times New Roman" w:hint="eastAsia"/>
          <w:sz w:val="24"/>
          <w:szCs w:val="24"/>
        </w:rPr>
        <w:t>是一种自身免疫性甲状腺疾病</w:t>
      </w:r>
      <w:r w:rsidR="00D03EEF">
        <w:rPr>
          <w:rFonts w:ascii="Times New Roman" w:eastAsia="宋体" w:hAnsi="Times New Roman" w:cs="Times New Roman" w:hint="eastAsia"/>
          <w:sz w:val="24"/>
          <w:szCs w:val="24"/>
        </w:rPr>
        <w:t>，也叫做慢性淋巴细胞性甲状腺炎。</w:t>
      </w:r>
      <w:r w:rsidR="00443DD6" w:rsidRPr="00443DD6">
        <w:rPr>
          <w:rFonts w:ascii="Times New Roman" w:eastAsia="宋体" w:hAnsi="Times New Roman" w:cs="Times New Roman"/>
          <w:sz w:val="24"/>
          <w:szCs w:val="24"/>
        </w:rPr>
        <w:t>该疾病可在任何年龄的患者中诊断</w:t>
      </w:r>
      <w:r w:rsidR="00D03EEF">
        <w:rPr>
          <w:rFonts w:ascii="Times New Roman" w:eastAsia="宋体" w:hAnsi="Times New Roman" w:cs="Times New Roman" w:hint="eastAsia"/>
          <w:sz w:val="24"/>
          <w:szCs w:val="24"/>
        </w:rPr>
        <w:t>，发病率随着年龄增长而增加</w:t>
      </w:r>
      <w:r w:rsidR="00D03EEF">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&lt;EndNote&gt;&lt;Cite&gt;&lt;Author&gt;Qiu&lt;/Author&gt;&lt;Year&gt;2021&lt;/Year&gt;&lt;RecNum&gt;468&lt;/RecNum&gt;&lt;DisplayText&gt;[64]&lt;/DisplayText&gt;&lt;record&gt;&lt;rec-number&gt;468&lt;/rec-number&gt;&lt;foreign-keys&gt;&lt;key app="EN" db-id="wfpvea5w2st2f2e00x4pe9ah5s9sdtta05r5" timestamp="1695260790"&gt;468&lt;/key&gt;&lt;key app="ENWeb" db-id=""&gt;0&lt;/key&gt;&lt;/foreign-keys&gt;&lt;ref-type name="Journal Article"&gt;17&lt;/ref-type&gt;&lt;contributors&gt;&lt;authors&gt;&lt;author&gt;Qiu, Kangli&lt;/author&gt;&lt;author&gt;Li, Kai&lt;/author&gt;&lt;author&gt;Zeng, Tianshu&lt;/author&gt;&lt;author&gt;Liao, Yunfei&lt;/author&gt;&lt;author&gt;Min, Jie&lt;/author&gt;&lt;author&gt;Zhang, Nan&lt;/author&gt;&lt;author&gt;Peng, Miaomiao&lt;/author&gt;&lt;author&gt;Kong, Wen&lt;/author&gt;&lt;author&gt;Chen, Lu-lu&lt;/author&gt;&lt;author&gt;Duan, Lihua&lt;/author&gt;&lt;/authors&gt;&lt;/contributors&gt;&lt;titles&gt;&lt;title&gt;Integrative Analyses of Genes Associated with Hashimoto’s Thyroiditis&lt;/title&gt;&lt;secondary-title&gt;Journal of Immunology Research&lt;/secondary-title&gt;&lt;/titles&gt;&lt;periodical&gt;&lt;full-title&gt;Journal of Immunology Research&lt;/full-title&gt;&lt;/periodical&gt;&lt;pages&gt;1-9&lt;/pages&gt;&lt;volume&gt;2021&lt;/volume&gt;&lt;dates&gt;&lt;year&gt;2021&lt;/year&gt;&lt;/dates&gt;&lt;isbn&gt;2314-7156&amp;#xD;2314-8861&lt;/isbn&gt;&lt;urls&gt;&lt;/urls&gt;&lt;electronic-resource-num&gt;10.1155/2021/8263829&lt;/electronic-resource-num&gt;&lt;/record&gt;&lt;/Cite&gt;&lt;/EndNote&gt;</w:instrText>
      </w:r>
      <w:r w:rsidR="00D03EEF">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[64]</w:t>
      </w:r>
      <w:r w:rsidR="00D03EEF">
        <w:rPr>
          <w:rFonts w:ascii="Times New Roman" w:eastAsia="宋体" w:hAnsi="Times New Roman" w:cs="Times New Roman"/>
          <w:sz w:val="24"/>
          <w:szCs w:val="24"/>
        </w:rPr>
        <w:fldChar w:fldCharType="end"/>
      </w:r>
      <w:r w:rsidR="00443DD6" w:rsidRPr="00443DD6">
        <w:rPr>
          <w:rFonts w:ascii="Times New Roman" w:eastAsia="宋体" w:hAnsi="Times New Roman" w:cs="Times New Roman"/>
          <w:sz w:val="24"/>
          <w:szCs w:val="24"/>
        </w:rPr>
        <w:t>。</w:t>
      </w:r>
      <w:r w:rsidR="00D03EEF">
        <w:rPr>
          <w:rFonts w:ascii="Times New Roman" w:eastAsia="宋体" w:hAnsi="Times New Roman" w:cs="Times New Roman" w:hint="eastAsia"/>
          <w:sz w:val="24"/>
          <w:szCs w:val="24"/>
        </w:rPr>
        <w:t>诊断</w:t>
      </w:r>
      <w:r w:rsidR="00443DD6" w:rsidRPr="00443DD6">
        <w:rPr>
          <w:rFonts w:ascii="Times New Roman" w:eastAsia="宋体" w:hAnsi="Times New Roman" w:cs="Times New Roman"/>
          <w:sz w:val="24"/>
          <w:szCs w:val="24"/>
        </w:rPr>
        <w:t>桥本甲状腺炎</w:t>
      </w:r>
      <w:r w:rsidR="00D03EEF">
        <w:rPr>
          <w:rFonts w:ascii="Times New Roman" w:eastAsia="宋体" w:hAnsi="Times New Roman" w:cs="Times New Roman" w:hint="eastAsia"/>
          <w:sz w:val="24"/>
          <w:szCs w:val="24"/>
        </w:rPr>
        <w:t>通常通过</w:t>
      </w:r>
      <w:r w:rsidR="00D03EEF">
        <w:rPr>
          <w:rFonts w:ascii="Times New Roman" w:eastAsia="宋体" w:hAnsi="Times New Roman" w:cs="Times New Roman"/>
          <w:sz w:val="24"/>
          <w:szCs w:val="24"/>
        </w:rPr>
        <w:t>临床特征</w:t>
      </w:r>
      <w:r w:rsidR="00443DD6" w:rsidRPr="00443DD6">
        <w:rPr>
          <w:rFonts w:ascii="Times New Roman" w:eastAsia="宋体" w:hAnsi="Times New Roman" w:cs="Times New Roman"/>
          <w:sz w:val="24"/>
          <w:szCs w:val="24"/>
        </w:rPr>
        <w:t>以及甲状腺抗原</w:t>
      </w:r>
      <w:r w:rsidR="00D03EEF">
        <w:rPr>
          <w:rFonts w:ascii="Times New Roman" w:eastAsia="宋体" w:hAnsi="Times New Roman" w:cs="Times New Roman" w:hint="eastAsia"/>
          <w:sz w:val="24"/>
          <w:szCs w:val="24"/>
        </w:rPr>
        <w:t>（</w:t>
      </w:r>
      <w:r w:rsidR="007B01BB" w:rsidRPr="00443DD6">
        <w:rPr>
          <w:rFonts w:ascii="Times New Roman" w:eastAsia="宋体" w:hAnsi="Times New Roman" w:cs="Times New Roman"/>
          <w:sz w:val="24"/>
          <w:szCs w:val="24"/>
        </w:rPr>
        <w:t>包括甲状腺过氧化物酶</w:t>
      </w:r>
      <w:r w:rsidR="00D03EEF">
        <w:rPr>
          <w:rFonts w:ascii="Times New Roman" w:eastAsia="宋体" w:hAnsi="Times New Roman" w:cs="Times New Roman" w:hint="eastAsia"/>
          <w:sz w:val="24"/>
          <w:szCs w:val="24"/>
        </w:rPr>
        <w:t>）</w:t>
      </w:r>
      <w:r w:rsidR="00443DD6" w:rsidRPr="00443DD6">
        <w:rPr>
          <w:rFonts w:ascii="Times New Roman" w:eastAsia="宋体" w:hAnsi="Times New Roman" w:cs="Times New Roman"/>
          <w:sz w:val="24"/>
          <w:szCs w:val="24"/>
        </w:rPr>
        <w:t>血清抗体阳性</w:t>
      </w:r>
      <w:r w:rsidR="00D03EEF">
        <w:rPr>
          <w:rFonts w:ascii="Times New Roman" w:eastAsia="宋体" w:hAnsi="Times New Roman" w:cs="Times New Roman" w:hint="eastAsia"/>
          <w:sz w:val="24"/>
          <w:szCs w:val="24"/>
        </w:rPr>
        <w:t>等方法</w:t>
      </w:r>
      <w:r w:rsidR="00D03EEF">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&lt;EndNote&gt;&lt;Cite&gt;&lt;Author&gt;Qiu&lt;/Author&gt;&lt;Year&gt;2021&lt;/Year&gt;&lt;RecNum&gt;468&lt;/RecNum&gt;&lt;DisplayText&gt;[64]&lt;/DisplayText&gt;&lt;record&gt;&lt;rec-number&gt;468&lt;/rec-number&gt;&lt;foreign-keys&gt;&lt;key app="EN" db-id="wfpvea5w2st2f2e00x4pe9ah5s9sdtta05r5" timestamp="1695260790"&gt;468&lt;/key&gt;&lt;key app="ENWeb" db-id=""&gt;0&lt;/key&gt;&lt;/foreign-keys&gt;&lt;ref-type name="Journal Article"&gt;17&lt;/ref-type&gt;&lt;contributors&gt;&lt;authors&gt;&lt;author&gt;Qiu, Kangli&lt;/author&gt;&lt;author&gt;Li, Kai&lt;/author&gt;&lt;author&gt;Zeng, Tianshu&lt;/author&gt;&lt;author&gt;Liao, Yunfei&lt;/author&gt;&lt;author&gt;Min, Jie&lt;/author&gt;&lt;author&gt;Zhang, Nan&lt;/author&gt;&lt;author&gt;Peng, Miaomiao&lt;/author&gt;&lt;author&gt;Kong, Wen&lt;/author&gt;&lt;author&gt;Chen, Lu-lu&lt;/author&gt;&lt;author&gt;Duan, Lihua&lt;/author&gt;&lt;/authors&gt;&lt;/contributors&gt;&lt;titles&gt;&lt;title&gt;Integrative Analyses of Genes Associated with Hashimoto’s Thyroiditis&lt;/title&gt;&lt;secondary-title&gt;Journal of Immunology Research&lt;/secondary-title&gt;&lt;/titles&gt;&lt;periodical&gt;&lt;full-title&gt;Journal of Immunology Research&lt;/full-title&gt;&lt;/periodical&gt;&lt;pages&gt;1-9&lt;/pages&gt;&lt;volume&gt;2021&lt;/volume&gt;&lt;dates&gt;&lt;year&gt;2021&lt;/year&gt;&lt;/dates&gt;&lt;isbn&gt;2314-7156&amp;#xD;2314-8861&lt;/isbn&gt;&lt;urls&gt;&lt;/urls&gt;&lt;electronic-resource-num&gt;10.1155/2021/8263829&lt;/electronic-resource-num&gt;&lt;/record&gt;&lt;/Cite&gt;&lt;/EndNote&gt;</w:instrText>
      </w:r>
      <w:r w:rsidR="00D03EEF">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[64]</w:t>
      </w:r>
      <w:r w:rsidR="00D03EEF">
        <w:rPr>
          <w:rFonts w:ascii="Times New Roman" w:eastAsia="宋体" w:hAnsi="Times New Roman" w:cs="Times New Roman"/>
          <w:sz w:val="24"/>
          <w:szCs w:val="24"/>
        </w:rPr>
        <w:fldChar w:fldCharType="end"/>
      </w:r>
      <w:r w:rsidR="00443DD6" w:rsidRPr="00443DD6">
        <w:rPr>
          <w:rFonts w:ascii="Times New Roman" w:eastAsia="宋体" w:hAnsi="Times New Roman" w:cs="Times New Roman"/>
          <w:sz w:val="24"/>
          <w:szCs w:val="24"/>
        </w:rPr>
        <w:t>。</w:t>
      </w:r>
      <w:r w:rsidR="00D03EEF">
        <w:rPr>
          <w:rFonts w:ascii="Times New Roman" w:eastAsia="宋体" w:hAnsi="Times New Roman" w:cs="Times New Roman" w:hint="eastAsia"/>
          <w:sz w:val="24"/>
          <w:szCs w:val="24"/>
        </w:rPr>
        <w:t>针对</w:t>
      </w:r>
      <w:r w:rsidR="00D03EEF">
        <w:rPr>
          <w:rFonts w:ascii="Times New Roman" w:eastAsia="宋体" w:hAnsi="Times New Roman" w:cs="Times New Roman" w:hint="eastAsia"/>
          <w:sz w:val="24"/>
          <w:szCs w:val="24"/>
        </w:rPr>
        <w:t>H</w:t>
      </w:r>
      <w:r w:rsidR="00D03EEF">
        <w:rPr>
          <w:rFonts w:ascii="Times New Roman" w:eastAsia="宋体" w:hAnsi="Times New Roman" w:cs="Times New Roman"/>
          <w:sz w:val="24"/>
          <w:szCs w:val="24"/>
        </w:rPr>
        <w:t>T</w:t>
      </w:r>
      <w:r w:rsidR="00D03EEF">
        <w:rPr>
          <w:rFonts w:ascii="Times New Roman" w:eastAsia="宋体" w:hAnsi="Times New Roman" w:cs="Times New Roman" w:hint="eastAsia"/>
          <w:sz w:val="24"/>
          <w:szCs w:val="24"/>
        </w:rPr>
        <w:t>的快速常规分析，</w:t>
      </w:r>
      <w:proofErr w:type="spellStart"/>
      <w:r w:rsidR="00D03EEF">
        <w:rPr>
          <w:rFonts w:ascii="Times New Roman" w:eastAsia="宋体" w:hAnsi="Times New Roman" w:cs="Times New Roman" w:hint="eastAsia"/>
          <w:sz w:val="24"/>
          <w:szCs w:val="24"/>
        </w:rPr>
        <w:t>Be</w:t>
      </w:r>
      <w:r w:rsidR="00D03EEF">
        <w:rPr>
          <w:rFonts w:ascii="Times New Roman" w:eastAsia="宋体" w:hAnsi="Times New Roman" w:cs="Times New Roman"/>
          <w:sz w:val="24"/>
          <w:szCs w:val="24"/>
        </w:rPr>
        <w:t>itollahi</w:t>
      </w:r>
      <w:proofErr w:type="spellEnd"/>
      <w:r w:rsidR="00D03EEF">
        <w:rPr>
          <w:rFonts w:ascii="Times New Roman" w:eastAsia="宋体" w:hAnsi="Times New Roman" w:cs="Times New Roman" w:hint="eastAsia"/>
          <w:sz w:val="24"/>
          <w:szCs w:val="24"/>
        </w:rPr>
        <w:t>等</w:t>
      </w:r>
      <w:r w:rsidR="00D03EEF">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&lt;EndNote&gt;&lt;Cite&gt;&lt;Author&gt;Tajik&lt;/Author&gt;&lt;Year&gt;2022&lt;/Year&gt;&lt;RecNum&gt;469&lt;/RecNum&gt;&lt;DisplayText&gt;[65]&lt;/DisplayText&gt;&lt;record&gt;&lt;rec-number&gt;469&lt;/rec-number&gt;&lt;foreign-keys&gt;&lt;key app="EN" db-id="wfpvea5w2st2f2e00x4pe9ah5s9sdtta05r5" timestamp="1695261067"&gt;469&lt;/key&gt;&lt;key app="ENWeb" db-id=""&gt;0&lt;/key&gt;&lt;/foreign-keys&gt;&lt;ref-type name="Journal Article"&gt;17&lt;/ref-type&gt;&lt;contributors&gt;&lt;authors&gt;&lt;author&gt;Tajik, Somayeh&lt;/author&gt;&lt;author&gt;Beitollahi, Hadi&lt;/author&gt;&lt;author&gt;Torkzadeh-Mahani, Masoud&lt;/author&gt;&lt;/authors&gt;&lt;/contributors&gt;&lt;titles&gt;&lt;title&gt;Electrochemical immunosensor for the detection of anti-thyroid peroxidase antibody by gold nanoparticles and ionic liquid-modified carbon paste electrode&lt;/title&gt;&lt;secondary-title&gt;Journal of Nanostructure in Chemistry&lt;/secondary-title&gt;&lt;/titles&gt;&lt;periodical&gt;&lt;full-title&gt;Journal of Nanostructure in Chemistry&lt;/full-title&gt;&lt;/periodical&gt;&lt;pages&gt;581-588&lt;/pages&gt;&lt;volume&gt;12&lt;/volume&gt;&lt;number&gt;4&lt;/number&gt;&lt;dates&gt;&lt;year&gt;2022&lt;/year&gt;&lt;/dates&gt;&lt;isbn&gt;2008-9244&amp;#xD;2193-8865&lt;/isbn&gt;&lt;urls&gt;&lt;/urls&gt;&lt;electronic-resource-num&gt;10.1007/s40097-022-00496-z&lt;/electronic-resource-num&gt;&lt;/record&gt;&lt;/Cite&gt;&lt;/EndNote&gt;</w:instrText>
      </w:r>
      <w:r w:rsidR="00D03EEF">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[65]</w:t>
      </w:r>
      <w:r w:rsidR="00D03EEF">
        <w:rPr>
          <w:rFonts w:ascii="Times New Roman" w:eastAsia="宋体" w:hAnsi="Times New Roman" w:cs="Times New Roman"/>
          <w:sz w:val="24"/>
          <w:szCs w:val="24"/>
        </w:rPr>
        <w:fldChar w:fldCharType="end"/>
      </w:r>
      <w:r w:rsidR="007B01BB">
        <w:rPr>
          <w:rFonts w:ascii="Times New Roman" w:eastAsia="宋体" w:hAnsi="Times New Roman" w:cs="Times New Roman" w:hint="eastAsia"/>
          <w:sz w:val="24"/>
          <w:szCs w:val="24"/>
        </w:rPr>
        <w:t>首次报道了一种能够有效检测抗甲状腺过氧化物酶抗体（</w:t>
      </w:r>
      <w:r w:rsidR="007B01BB">
        <w:rPr>
          <w:rFonts w:ascii="Times New Roman" w:eastAsia="宋体" w:hAnsi="Times New Roman" w:cs="Times New Roman" w:hint="eastAsia"/>
          <w:sz w:val="24"/>
          <w:szCs w:val="24"/>
        </w:rPr>
        <w:t>anti</w:t>
      </w:r>
      <w:r w:rsidR="007B01BB">
        <w:rPr>
          <w:rFonts w:ascii="Times New Roman" w:eastAsia="宋体" w:hAnsi="Times New Roman" w:cs="Times New Roman"/>
          <w:sz w:val="24"/>
          <w:szCs w:val="24"/>
        </w:rPr>
        <w:t>-TPO</w:t>
      </w:r>
      <w:r w:rsidR="007B01BB">
        <w:rPr>
          <w:rFonts w:ascii="Times New Roman" w:eastAsia="宋体" w:hAnsi="Times New Roman" w:cs="Times New Roman" w:hint="eastAsia"/>
          <w:sz w:val="24"/>
          <w:szCs w:val="24"/>
        </w:rPr>
        <w:t>）的电化学传感器。首先在碳糊电极表面</w:t>
      </w:r>
      <w:proofErr w:type="gramStart"/>
      <w:r w:rsidR="007B01BB">
        <w:rPr>
          <w:rFonts w:ascii="Times New Roman" w:eastAsia="宋体" w:hAnsi="Times New Roman" w:cs="Times New Roman" w:hint="eastAsia"/>
          <w:sz w:val="24"/>
          <w:szCs w:val="24"/>
        </w:rPr>
        <w:t>沉积金纳米</w:t>
      </w:r>
      <w:proofErr w:type="gramEnd"/>
      <w:r w:rsidR="007B01BB">
        <w:rPr>
          <w:rFonts w:ascii="Times New Roman" w:eastAsia="宋体" w:hAnsi="Times New Roman" w:cs="Times New Roman" w:hint="eastAsia"/>
          <w:sz w:val="24"/>
          <w:szCs w:val="24"/>
        </w:rPr>
        <w:t>颗粒，然后在其表面依次固定人重组</w:t>
      </w:r>
      <w:r w:rsidR="007B01BB">
        <w:rPr>
          <w:rFonts w:ascii="Times New Roman" w:eastAsia="宋体" w:hAnsi="Times New Roman" w:cs="Times New Roman" w:hint="eastAsia"/>
          <w:sz w:val="24"/>
          <w:szCs w:val="24"/>
        </w:rPr>
        <w:t>T</w:t>
      </w:r>
      <w:r w:rsidR="007B01BB">
        <w:rPr>
          <w:rFonts w:ascii="Times New Roman" w:eastAsia="宋体" w:hAnsi="Times New Roman" w:cs="Times New Roman"/>
          <w:sz w:val="24"/>
          <w:szCs w:val="24"/>
        </w:rPr>
        <w:t>PO</w:t>
      </w:r>
      <w:r w:rsidR="007B01BB">
        <w:rPr>
          <w:rFonts w:ascii="Times New Roman" w:eastAsia="宋体" w:hAnsi="Times New Roman" w:cs="Times New Roman" w:hint="eastAsia"/>
          <w:sz w:val="24"/>
          <w:szCs w:val="24"/>
        </w:rPr>
        <w:t>（</w:t>
      </w:r>
      <w:r w:rsidR="007B01BB">
        <w:rPr>
          <w:rFonts w:ascii="Times New Roman" w:eastAsia="宋体" w:hAnsi="Times New Roman" w:cs="Times New Roman" w:hint="eastAsia"/>
          <w:sz w:val="24"/>
          <w:szCs w:val="24"/>
        </w:rPr>
        <w:t>Ab</w:t>
      </w:r>
      <w:r w:rsidR="007B01BB">
        <w:rPr>
          <w:rFonts w:ascii="Times New Roman" w:eastAsia="宋体" w:hAnsi="Times New Roman" w:cs="Times New Roman"/>
          <w:sz w:val="24"/>
          <w:szCs w:val="24"/>
        </w:rPr>
        <w:t>1</w:t>
      </w:r>
      <w:r w:rsidR="007B01BB">
        <w:rPr>
          <w:rFonts w:ascii="Times New Roman" w:eastAsia="宋体" w:hAnsi="Times New Roman" w:cs="Times New Roman" w:hint="eastAsia"/>
          <w:sz w:val="24"/>
          <w:szCs w:val="24"/>
        </w:rPr>
        <w:t>）、</w:t>
      </w:r>
      <w:r w:rsidR="007B01BB">
        <w:rPr>
          <w:rFonts w:ascii="Times New Roman" w:eastAsia="宋体" w:hAnsi="Times New Roman" w:cs="Times New Roman" w:hint="eastAsia"/>
          <w:sz w:val="24"/>
          <w:szCs w:val="24"/>
        </w:rPr>
        <w:t>anti</w:t>
      </w:r>
      <w:r w:rsidR="007B01BB">
        <w:rPr>
          <w:rFonts w:ascii="Times New Roman" w:eastAsia="宋体" w:hAnsi="Times New Roman" w:cs="Times New Roman"/>
          <w:sz w:val="24"/>
          <w:szCs w:val="24"/>
        </w:rPr>
        <w:t>-TPO</w:t>
      </w:r>
      <w:r w:rsidR="007B01BB">
        <w:rPr>
          <w:rFonts w:ascii="Times New Roman" w:eastAsia="宋体" w:hAnsi="Times New Roman" w:cs="Times New Roman" w:hint="eastAsia"/>
          <w:sz w:val="24"/>
          <w:szCs w:val="24"/>
        </w:rPr>
        <w:t>和锚定辣根过氧化酶（</w:t>
      </w:r>
      <w:r w:rsidR="007B01BB">
        <w:rPr>
          <w:rFonts w:ascii="Times New Roman" w:eastAsia="宋体" w:hAnsi="Times New Roman" w:cs="Times New Roman" w:hint="eastAsia"/>
          <w:sz w:val="24"/>
          <w:szCs w:val="24"/>
        </w:rPr>
        <w:t>H</w:t>
      </w:r>
      <w:r w:rsidR="007B01BB">
        <w:rPr>
          <w:rFonts w:ascii="Times New Roman" w:eastAsia="宋体" w:hAnsi="Times New Roman" w:cs="Times New Roman"/>
          <w:sz w:val="24"/>
          <w:szCs w:val="24"/>
        </w:rPr>
        <w:t>RP</w:t>
      </w:r>
      <w:r w:rsidR="007B01BB">
        <w:rPr>
          <w:rFonts w:ascii="Times New Roman" w:eastAsia="宋体" w:hAnsi="Times New Roman" w:cs="Times New Roman" w:hint="eastAsia"/>
          <w:sz w:val="24"/>
          <w:szCs w:val="24"/>
        </w:rPr>
        <w:t>）的抗</w:t>
      </w:r>
      <w:r w:rsidR="007B01BB">
        <w:rPr>
          <w:rFonts w:ascii="Times New Roman" w:eastAsia="宋体" w:hAnsi="Times New Roman" w:cs="Times New Roman" w:hint="eastAsia"/>
          <w:sz w:val="24"/>
          <w:szCs w:val="24"/>
        </w:rPr>
        <w:t>T</w:t>
      </w:r>
      <w:r w:rsidR="007B01BB">
        <w:rPr>
          <w:rFonts w:ascii="Times New Roman" w:eastAsia="宋体" w:hAnsi="Times New Roman" w:cs="Times New Roman"/>
          <w:sz w:val="24"/>
          <w:szCs w:val="24"/>
        </w:rPr>
        <w:t>PO</w:t>
      </w:r>
      <w:r w:rsidR="007B01BB">
        <w:rPr>
          <w:rFonts w:ascii="Times New Roman" w:eastAsia="宋体" w:hAnsi="Times New Roman" w:cs="Times New Roman" w:hint="eastAsia"/>
          <w:sz w:val="24"/>
          <w:szCs w:val="24"/>
        </w:rPr>
        <w:t>二抗（</w:t>
      </w:r>
      <w:r w:rsidR="007B01BB">
        <w:rPr>
          <w:rFonts w:ascii="Times New Roman" w:eastAsia="宋体" w:hAnsi="Times New Roman" w:cs="Times New Roman" w:hint="eastAsia"/>
          <w:sz w:val="24"/>
          <w:szCs w:val="24"/>
        </w:rPr>
        <w:t>H</w:t>
      </w:r>
      <w:r w:rsidR="007B01BB">
        <w:rPr>
          <w:rFonts w:ascii="Times New Roman" w:eastAsia="宋体" w:hAnsi="Times New Roman" w:cs="Times New Roman"/>
          <w:sz w:val="24"/>
          <w:szCs w:val="24"/>
        </w:rPr>
        <w:t>RP-A</w:t>
      </w:r>
      <w:r w:rsidR="007B01BB">
        <w:rPr>
          <w:rFonts w:ascii="Times New Roman" w:eastAsia="宋体" w:hAnsi="Times New Roman" w:cs="Times New Roman" w:hint="eastAsia"/>
          <w:sz w:val="24"/>
          <w:szCs w:val="24"/>
        </w:rPr>
        <w:t>b</w:t>
      </w:r>
      <w:r w:rsidR="007B01BB">
        <w:rPr>
          <w:rFonts w:ascii="Times New Roman" w:eastAsia="宋体" w:hAnsi="Times New Roman" w:cs="Times New Roman"/>
          <w:sz w:val="24"/>
          <w:szCs w:val="24"/>
        </w:rPr>
        <w:t>2</w:t>
      </w:r>
      <w:r w:rsidR="007B01BB">
        <w:rPr>
          <w:rFonts w:ascii="Times New Roman" w:eastAsia="宋体" w:hAnsi="Times New Roman" w:cs="Times New Roman" w:hint="eastAsia"/>
          <w:sz w:val="24"/>
          <w:szCs w:val="24"/>
        </w:rPr>
        <w:t>），构建了三明治型电化学免疫传感器。</w:t>
      </w:r>
      <w:r w:rsidR="00970AD8" w:rsidRPr="00970AD8">
        <w:rPr>
          <w:rFonts w:ascii="Times New Roman" w:eastAsia="宋体" w:hAnsi="Times New Roman" w:cs="Times New Roman" w:hint="eastAsia"/>
          <w:sz w:val="24"/>
          <w:szCs w:val="24"/>
        </w:rPr>
        <w:t>由于</w:t>
      </w:r>
      <w:r w:rsidR="00970AD8" w:rsidRPr="00970AD8">
        <w:rPr>
          <w:rFonts w:ascii="Times New Roman" w:eastAsia="宋体" w:hAnsi="Times New Roman" w:cs="Times New Roman"/>
          <w:sz w:val="24"/>
          <w:szCs w:val="24"/>
        </w:rPr>
        <w:t>HRP</w:t>
      </w:r>
      <w:r w:rsidR="00970AD8" w:rsidRPr="00970AD8">
        <w:rPr>
          <w:rFonts w:ascii="Times New Roman" w:eastAsia="宋体" w:hAnsi="Times New Roman" w:cs="Times New Roman"/>
          <w:sz w:val="24"/>
          <w:szCs w:val="24"/>
        </w:rPr>
        <w:t>的催化活性，</w:t>
      </w:r>
      <w:r w:rsidR="00970AD8">
        <w:rPr>
          <w:rFonts w:ascii="Times New Roman" w:eastAsia="宋体" w:hAnsi="Times New Roman" w:cs="Times New Roman" w:hint="eastAsia"/>
          <w:sz w:val="24"/>
          <w:szCs w:val="24"/>
        </w:rPr>
        <w:t>传感器的</w:t>
      </w:r>
      <w:r w:rsidR="00970AD8" w:rsidRPr="00970AD8">
        <w:rPr>
          <w:rFonts w:ascii="Times New Roman" w:eastAsia="宋体" w:hAnsi="Times New Roman" w:cs="Times New Roman"/>
          <w:sz w:val="24"/>
          <w:szCs w:val="24"/>
        </w:rPr>
        <w:t>还原测量信号增加。</w:t>
      </w:r>
      <w:r w:rsidR="007B01BB">
        <w:rPr>
          <w:rFonts w:ascii="Times New Roman" w:eastAsia="宋体" w:hAnsi="Times New Roman" w:cs="Times New Roman" w:hint="eastAsia"/>
          <w:sz w:val="24"/>
          <w:szCs w:val="24"/>
        </w:rPr>
        <w:t>对该传感器进行了条件优化后，其对</w:t>
      </w:r>
      <w:r w:rsidR="00970AD8">
        <w:rPr>
          <w:rFonts w:ascii="Times New Roman" w:eastAsia="宋体" w:hAnsi="Times New Roman" w:cs="Times New Roman" w:hint="eastAsia"/>
          <w:sz w:val="24"/>
          <w:szCs w:val="24"/>
        </w:rPr>
        <w:t>anti</w:t>
      </w:r>
      <w:r w:rsidR="00970AD8">
        <w:rPr>
          <w:rFonts w:ascii="Times New Roman" w:eastAsia="宋体" w:hAnsi="Times New Roman" w:cs="Times New Roman"/>
          <w:sz w:val="24"/>
          <w:szCs w:val="24"/>
        </w:rPr>
        <w:t>-TPO</w:t>
      </w:r>
      <w:r w:rsidR="00970AD8">
        <w:rPr>
          <w:rFonts w:ascii="Times New Roman" w:eastAsia="宋体" w:hAnsi="Times New Roman" w:cs="Times New Roman" w:hint="eastAsia"/>
          <w:sz w:val="24"/>
          <w:szCs w:val="24"/>
        </w:rPr>
        <w:t>具有较宽的检测线性范围（</w:t>
      </w:r>
      <w:r w:rsidR="00970AD8" w:rsidRPr="00970AD8">
        <w:rPr>
          <w:rFonts w:ascii="Times New Roman" w:eastAsia="宋体" w:hAnsi="Times New Roman" w:cs="Times New Roman"/>
          <w:sz w:val="24"/>
          <w:szCs w:val="24"/>
        </w:rPr>
        <w:t xml:space="preserve">0.02–60.0 </w:t>
      </w:r>
      <w:proofErr w:type="spellStart"/>
      <w:r w:rsidR="00970AD8" w:rsidRPr="00970AD8">
        <w:rPr>
          <w:rFonts w:ascii="Times New Roman" w:eastAsia="宋体" w:hAnsi="Times New Roman" w:cs="Times New Roman"/>
          <w:sz w:val="24"/>
          <w:szCs w:val="24"/>
        </w:rPr>
        <w:t>μg</w:t>
      </w:r>
      <w:proofErr w:type="spellEnd"/>
      <w:r w:rsidR="00970AD8" w:rsidRPr="00970AD8">
        <w:rPr>
          <w:rFonts w:ascii="Times New Roman" w:eastAsia="宋体" w:hAnsi="Times New Roman" w:cs="Times New Roman"/>
          <w:sz w:val="24"/>
          <w:szCs w:val="24"/>
        </w:rPr>
        <w:t xml:space="preserve"> mL</w:t>
      </w:r>
      <w:r w:rsidR="00970AD8" w:rsidRPr="00970AD8">
        <w:rPr>
          <w:rFonts w:ascii="Times New Roman" w:eastAsia="宋体" w:hAnsi="Times New Roman" w:cs="Times New Roman"/>
          <w:sz w:val="24"/>
          <w:szCs w:val="24"/>
          <w:vertAlign w:val="superscript"/>
        </w:rPr>
        <w:t>−1</w:t>
      </w:r>
      <w:r w:rsidR="00970AD8">
        <w:rPr>
          <w:rFonts w:ascii="Times New Roman" w:eastAsia="宋体" w:hAnsi="Times New Roman" w:cs="Times New Roman" w:hint="eastAsia"/>
          <w:sz w:val="24"/>
          <w:szCs w:val="24"/>
        </w:rPr>
        <w:t>），较低的检测限（</w:t>
      </w:r>
      <w:r w:rsidR="00970AD8">
        <w:rPr>
          <w:rFonts w:ascii="Times New Roman" w:eastAsia="宋体" w:hAnsi="Times New Roman" w:cs="Times New Roman" w:hint="eastAsia"/>
          <w:sz w:val="24"/>
          <w:szCs w:val="24"/>
        </w:rPr>
        <w:t>6</w:t>
      </w:r>
      <w:r w:rsidR="00970AD8">
        <w:rPr>
          <w:rFonts w:ascii="Times New Roman" w:eastAsia="宋体" w:hAnsi="Times New Roman" w:cs="Times New Roman"/>
          <w:sz w:val="24"/>
          <w:szCs w:val="24"/>
        </w:rPr>
        <w:t xml:space="preserve"> </w:t>
      </w:r>
      <w:r w:rsidR="00970AD8">
        <w:rPr>
          <w:rFonts w:ascii="Times New Roman" w:eastAsia="宋体" w:hAnsi="Times New Roman" w:cs="Times New Roman" w:hint="eastAsia"/>
          <w:sz w:val="24"/>
          <w:szCs w:val="24"/>
        </w:rPr>
        <w:t>ng</w:t>
      </w:r>
      <w:r w:rsidR="00970AD8">
        <w:rPr>
          <w:rFonts w:ascii="Times New Roman" w:eastAsia="宋体" w:hAnsi="Times New Roman" w:cs="Times New Roman"/>
          <w:sz w:val="24"/>
          <w:szCs w:val="24"/>
        </w:rPr>
        <w:t xml:space="preserve"> </w:t>
      </w:r>
      <w:r w:rsidR="00970AD8" w:rsidRPr="00970AD8">
        <w:rPr>
          <w:rFonts w:ascii="Times New Roman" w:eastAsia="宋体" w:hAnsi="Times New Roman" w:cs="Times New Roman"/>
          <w:sz w:val="24"/>
          <w:szCs w:val="24"/>
        </w:rPr>
        <w:t>mL</w:t>
      </w:r>
      <w:r w:rsidR="00970AD8" w:rsidRPr="00970AD8">
        <w:rPr>
          <w:rFonts w:ascii="Times New Roman" w:eastAsia="宋体" w:hAnsi="Times New Roman" w:cs="Times New Roman"/>
          <w:sz w:val="24"/>
          <w:szCs w:val="24"/>
          <w:vertAlign w:val="superscript"/>
        </w:rPr>
        <w:t>−1</w:t>
      </w:r>
      <w:r w:rsidR="00970AD8">
        <w:rPr>
          <w:rFonts w:ascii="Times New Roman" w:eastAsia="宋体" w:hAnsi="Times New Roman" w:cs="Times New Roman" w:hint="eastAsia"/>
          <w:sz w:val="24"/>
          <w:szCs w:val="24"/>
        </w:rPr>
        <w:t>）以及良好的重复性和稳定性。</w:t>
      </w:r>
    </w:p>
    <w:p w:rsid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4895088" cy="652272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4.jpg"/>
                    <pic:cNvPicPr/>
                  </pic:nvPicPr>
                  <pic:blipFill>
                    <a:blip r:embed="rId8">
                      <a:extLst>
                        <a:ext uri="{28A0092B-C50C-407E-A947-70E740481C1C}">
                          <a14:useLocalDpi xmlns:a14="http://schemas.microsoft.com/office/drawing/2010/main" val="0"/>
                        </a:ext>
                      </a:extLst>
                    </a:blip>
                    <a:stretch>
                      <a:fillRect/>
                    </a:stretch>
                  </pic:blipFill>
                  <pic:spPr>
                    <a:xfrm>
                      <a:off x="0" y="0"/>
                      <a:ext cx="4895088" cy="6522720"/>
                    </a:xfrm>
                    <a:prstGeom prst="rect">
                      <a:avLst/>
                    </a:prstGeom>
                  </pic:spPr>
                </pic:pic>
              </a:graphicData>
            </a:graphic>
          </wp:inline>
        </w:drawing>
      </w:r>
    </w:p>
    <w:p w:rsidR="005B5D1B" w:rsidRPr="005B5D1B" w:rsidRDefault="005B5D1B" w:rsidP="005B5D1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 </w:t>
      </w:r>
      <w:r w:rsidRPr="005B5D1B">
        <w:rPr>
          <w:rFonts w:ascii="Times New Roman" w:eastAsia="宋体" w:hAnsi="Times New Roman" w:cs="Times New Roman" w:hint="eastAsia"/>
          <w:sz w:val="24"/>
          <w:szCs w:val="24"/>
        </w:rPr>
        <w:t>（</w:t>
      </w:r>
      <w:r w:rsidRPr="005B5D1B">
        <w:rPr>
          <w:rFonts w:ascii="Times New Roman" w:eastAsia="宋体" w:hAnsi="Times New Roman" w:cs="Times New Roman"/>
          <w:sz w:val="24"/>
          <w:szCs w:val="24"/>
        </w:rPr>
        <w:t>a</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CE/CQDs/Antibody/BSA</w:t>
      </w:r>
      <w:r w:rsidRPr="005B5D1B">
        <w:rPr>
          <w:rFonts w:ascii="Times New Roman" w:eastAsia="宋体" w:hAnsi="Times New Roman" w:cs="Times New Roman"/>
          <w:sz w:val="24"/>
          <w:szCs w:val="24"/>
        </w:rPr>
        <w:t>电极光学图像及</w:t>
      </w:r>
      <w:proofErr w:type="spellStart"/>
      <w:r w:rsidRPr="005B5D1B">
        <w:rPr>
          <w:rFonts w:ascii="Times New Roman" w:eastAsia="宋体" w:hAnsi="Times New Roman" w:cs="Times New Roman"/>
          <w:sz w:val="24"/>
          <w:szCs w:val="24"/>
        </w:rPr>
        <w:t>cqds</w:t>
      </w:r>
      <w:proofErr w:type="spellEnd"/>
      <w:r w:rsidRPr="005B5D1B">
        <w:rPr>
          <w:rFonts w:ascii="Times New Roman" w:eastAsia="宋体" w:hAnsi="Times New Roman" w:cs="Times New Roman"/>
          <w:sz w:val="24"/>
          <w:szCs w:val="24"/>
        </w:rPr>
        <w:t>修饰电极示意图，（</w:t>
      </w:r>
      <w:r w:rsidRPr="005B5D1B">
        <w:rPr>
          <w:rFonts w:ascii="Times New Roman" w:eastAsia="宋体" w:hAnsi="Times New Roman" w:cs="Times New Roman"/>
          <w:sz w:val="24"/>
          <w:szCs w:val="24"/>
        </w:rPr>
        <w:t>b</w:t>
      </w:r>
      <w:r w:rsidRPr="005B5D1B">
        <w:rPr>
          <w:rFonts w:ascii="Times New Roman" w:eastAsia="宋体" w:hAnsi="Times New Roman" w:cs="Times New Roman"/>
          <w:sz w:val="24"/>
          <w:szCs w:val="24"/>
        </w:rPr>
        <w:t>）</w:t>
      </w:r>
      <w:proofErr w:type="spellStart"/>
      <w:r w:rsidRPr="005B5D1B">
        <w:rPr>
          <w:rFonts w:ascii="Times New Roman" w:eastAsia="宋体" w:hAnsi="Times New Roman" w:cs="Times New Roman"/>
          <w:sz w:val="24"/>
          <w:szCs w:val="24"/>
        </w:rPr>
        <w:t>PbS</w:t>
      </w:r>
      <w:proofErr w:type="spellEnd"/>
      <w:r w:rsidRPr="005B5D1B">
        <w:rPr>
          <w:rFonts w:ascii="Times New Roman" w:eastAsia="宋体" w:hAnsi="Times New Roman" w:cs="Times New Roman"/>
          <w:sz w:val="24"/>
          <w:szCs w:val="24"/>
        </w:rPr>
        <w:t>的透射电镜图像，（</w:t>
      </w:r>
      <w:r w:rsidRPr="005B5D1B">
        <w:rPr>
          <w:rFonts w:ascii="Times New Roman" w:eastAsia="宋体" w:hAnsi="Times New Roman" w:cs="Times New Roman"/>
          <w:sz w:val="24"/>
          <w:szCs w:val="24"/>
        </w:rPr>
        <w:t>c</w:t>
      </w:r>
      <w:r w:rsidRPr="005B5D1B">
        <w:rPr>
          <w:rFonts w:ascii="Times New Roman" w:eastAsia="宋体" w:hAnsi="Times New Roman" w:cs="Times New Roman"/>
          <w:sz w:val="24"/>
          <w:szCs w:val="24"/>
        </w:rPr>
        <w:t>）在</w:t>
      </w:r>
      <w:r w:rsidRPr="005B5D1B">
        <w:rPr>
          <w:rFonts w:ascii="Times New Roman" w:eastAsia="宋体" w:hAnsi="Times New Roman" w:cs="Times New Roman"/>
          <w:sz w:val="24"/>
          <w:szCs w:val="24"/>
        </w:rPr>
        <w:t>1 × PBS</w:t>
      </w:r>
      <w:r w:rsidRPr="005B5D1B">
        <w:rPr>
          <w:rFonts w:ascii="Times New Roman" w:eastAsia="宋体" w:hAnsi="Times New Roman" w:cs="Times New Roman"/>
          <w:sz w:val="24"/>
          <w:szCs w:val="24"/>
        </w:rPr>
        <w:t>存在下，</w:t>
      </w:r>
      <w:proofErr w:type="gramStart"/>
      <w:r w:rsidRPr="005B5D1B">
        <w:rPr>
          <w:rFonts w:ascii="Times New Roman" w:eastAsia="宋体" w:hAnsi="Times New Roman" w:cs="Times New Roman"/>
          <w:sz w:val="24"/>
          <w:szCs w:val="24"/>
        </w:rPr>
        <w:t>裸碳电极</w:t>
      </w:r>
      <w:proofErr w:type="gramEnd"/>
      <w:r w:rsidRPr="005B5D1B">
        <w:rPr>
          <w:rFonts w:ascii="Times New Roman" w:eastAsia="宋体" w:hAnsi="Times New Roman" w:cs="Times New Roman"/>
          <w:sz w:val="24"/>
          <w:szCs w:val="24"/>
        </w:rPr>
        <w:t>(CE)</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CE/CQDs</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CE/CQDs/Antibody</w:t>
      </w:r>
      <w:r w:rsidRPr="005B5D1B">
        <w:rPr>
          <w:rFonts w:ascii="Times New Roman" w:eastAsia="宋体" w:hAnsi="Times New Roman" w:cs="Times New Roman"/>
          <w:sz w:val="24"/>
          <w:szCs w:val="24"/>
        </w:rPr>
        <w:t>和</w:t>
      </w:r>
      <w:r w:rsidRPr="005B5D1B">
        <w:rPr>
          <w:rFonts w:ascii="Times New Roman" w:eastAsia="宋体" w:hAnsi="Times New Roman" w:cs="Times New Roman"/>
          <w:sz w:val="24"/>
          <w:szCs w:val="24"/>
        </w:rPr>
        <w:t>CE/CQDs/Antibody/BSA</w:t>
      </w:r>
      <w:r w:rsidRPr="005B5D1B">
        <w:rPr>
          <w:rFonts w:ascii="Times New Roman" w:eastAsia="宋体" w:hAnsi="Times New Roman" w:cs="Times New Roman"/>
          <w:sz w:val="24"/>
          <w:szCs w:val="24"/>
        </w:rPr>
        <w:t>的</w:t>
      </w:r>
      <w:r w:rsidRPr="005B5D1B">
        <w:rPr>
          <w:rFonts w:ascii="Times New Roman" w:eastAsia="宋体" w:hAnsi="Times New Roman" w:cs="Times New Roman"/>
          <w:sz w:val="24"/>
          <w:szCs w:val="24"/>
        </w:rPr>
        <w:t>CV</w:t>
      </w:r>
      <w:r w:rsidR="00364BF4">
        <w:rPr>
          <w:rFonts w:ascii="Times New Roman" w:eastAsia="宋体" w:hAnsi="Times New Roman" w:cs="Times New Roman"/>
          <w:sz w:val="24"/>
          <w:szCs w:val="24"/>
        </w:rPr>
        <w:t>表征</w:t>
      </w:r>
      <w:r w:rsidR="00364BF4">
        <w:rPr>
          <w:rFonts w:ascii="Times New Roman" w:eastAsia="宋体" w:hAnsi="Times New Roman" w:cs="Times New Roman" w:hint="eastAsia"/>
          <w:sz w:val="24"/>
          <w:szCs w:val="24"/>
        </w:rPr>
        <w:t>。</w:t>
      </w:r>
      <w:r w:rsidR="00364BF4">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&lt;EndNote&gt;&lt;Cite&gt;&lt;Author&gt;Tao&lt;/Author&gt;&lt;Year&gt;2022&lt;/Year&gt;&lt;RecNum&gt;466&lt;/RecNum&gt;&lt;DisplayText&gt;[62]&lt;/DisplayText&gt;&lt;record&gt;&lt;rec-number&gt;466&lt;/rec-number&gt;&lt;foreign-keys&gt;&lt;key app="EN" db-id="wfpvea5w2st2f2e00x4pe9ah5s9sdtta05r5" timestamp="1695225807"&gt;466&lt;/key&gt;&lt;key app="ENWeb" db-id=""&gt;0&lt;/key&gt;&lt;/foreign-keys&gt;&lt;ref-type name="Journal Article"&gt;17&lt;/ref-type&gt;&lt;contributors&gt;&lt;authors&gt;&lt;author&gt;Tao, Yan-Bing&lt;/author&gt;&lt;author&gt;Huang, Jing&lt;/author&gt;&lt;author&gt;Zhao, Yu-Nong&lt;/author&gt;&lt;author&gt;Chen, Yan&lt;/author&gt;&lt;author&gt;Huang, Qing&lt;/author&gt;&lt;author&gt;Song, Bo-Xiang&lt;/author&gt;&lt;author&gt;Chen, Jian-Jun&lt;/author&gt;&lt;author&gt;Liu, Huan&lt;/author&gt;&lt;/authors&gt;&lt;/contributors&gt;&lt;titles&gt;&lt;title&gt;Electrochemical sensor for the detection of eosinophil cationic protein as a marker of allergic rhinitis based on colloidal quantum dots&lt;/title&gt;&lt;secondary-title&gt;Chinese Journal of Analytical Chemistry&lt;/secondary-title&gt;&lt;/titles&gt;&lt;periodical&gt;&lt;full-title&gt;Chinese Journal of Analytical Chemistry&lt;/full-title&gt;&lt;/periodical&gt;&lt;pages&gt;53-59&lt;/pages&gt;&lt;volume&gt;50&lt;/volume&gt;&lt;number&gt;1&lt;/number&gt;&lt;dates&gt;&lt;year&gt;2022&lt;/year&gt;&lt;/dates&gt;&lt;isbn&gt;18722040&lt;/isbn&gt;&lt;urls&gt;&lt;/urls&gt;&lt;electronic-resource-num&gt;10.1016/j.cjac.2021.11.007&lt;/electronic-resource-num&gt;&lt;/record&gt;&lt;/Cite&gt;&lt;/EndNote&gt;</w:instrText>
      </w:r>
      <w:r w:rsidR="00364BF4">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[62]</w:t>
      </w:r>
      <w:r w:rsidR="00364BF4">
        <w:rPr>
          <w:rFonts w:ascii="Times New Roman" w:eastAsia="宋体" w:hAnsi="Times New Roman" w:cs="Times New Roman"/>
          <w:sz w:val="24"/>
          <w:szCs w:val="24"/>
        </w:rPr>
        <w:fldChar w:fldCharType="end"/>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d</w:t>
      </w:r>
      <w:r w:rsidRPr="005B5D1B">
        <w:rPr>
          <w:rFonts w:ascii="Times New Roman" w:eastAsia="宋体" w:hAnsi="Times New Roman" w:cs="Times New Roman"/>
          <w:sz w:val="24"/>
          <w:szCs w:val="24"/>
        </w:rPr>
        <w:t>）免疫传感器示意图，</w:t>
      </w:r>
      <w:r w:rsidRPr="005B5D1B">
        <w:rPr>
          <w:rFonts w:ascii="Times New Roman" w:eastAsia="宋体" w:hAnsi="Times New Roman" w:cs="Times New Roman"/>
          <w:sz w:val="24"/>
          <w:szCs w:val="24"/>
        </w:rPr>
        <w:t>IFN-γ</w:t>
      </w:r>
      <w:r w:rsidRPr="005B5D1B">
        <w:rPr>
          <w:rFonts w:ascii="Times New Roman" w:eastAsia="宋体" w:hAnsi="Times New Roman" w:cs="Times New Roman"/>
          <w:sz w:val="24"/>
          <w:szCs w:val="24"/>
        </w:rPr>
        <w:t>的结合降低了测量电流，（</w:t>
      </w:r>
      <w:r w:rsidRPr="005B5D1B">
        <w:rPr>
          <w:rFonts w:ascii="Times New Roman" w:eastAsia="宋体" w:hAnsi="Times New Roman" w:cs="Times New Roman"/>
          <w:sz w:val="24"/>
          <w:szCs w:val="24"/>
        </w:rPr>
        <w:t>e</w:t>
      </w:r>
      <w:r w:rsidRPr="005B5D1B">
        <w:rPr>
          <w:rFonts w:ascii="Times New Roman" w:eastAsia="宋体" w:hAnsi="Times New Roman" w:cs="Times New Roman"/>
          <w:sz w:val="24"/>
          <w:szCs w:val="24"/>
        </w:rPr>
        <w:t>）免疫传感器在浓度为</w:t>
      </w:r>
      <w:r w:rsidRPr="005B5D1B">
        <w:rPr>
          <w:rFonts w:ascii="Times New Roman" w:eastAsia="宋体" w:hAnsi="Times New Roman" w:cs="Times New Roman"/>
          <w:sz w:val="24"/>
          <w:szCs w:val="24"/>
        </w:rPr>
        <w:t>0</w:t>
      </w:r>
      <w:r w:rsidRPr="005B5D1B">
        <w:rPr>
          <w:rFonts w:ascii="Times New Roman" w:eastAsia="宋体" w:hAnsi="Times New Roman" w:cs="Times New Roman"/>
          <w:sz w:val="24"/>
          <w:szCs w:val="24"/>
        </w:rPr>
        <w:t>至</w:t>
      </w:r>
      <w:r w:rsidRPr="005B5D1B">
        <w:rPr>
          <w:rFonts w:ascii="Times New Roman" w:eastAsia="宋体" w:hAnsi="Times New Roman" w:cs="Times New Roman"/>
          <w:sz w:val="24"/>
          <w:szCs w:val="24"/>
        </w:rPr>
        <w:t xml:space="preserve">1000 </w:t>
      </w:r>
      <w:proofErr w:type="spellStart"/>
      <w:r w:rsidRPr="005B5D1B">
        <w:rPr>
          <w:rFonts w:ascii="Times New Roman" w:eastAsia="宋体" w:hAnsi="Times New Roman" w:cs="Times New Roman"/>
          <w:sz w:val="24"/>
          <w:szCs w:val="24"/>
        </w:rPr>
        <w:t>pg</w:t>
      </w:r>
      <w:proofErr w:type="spellEnd"/>
      <w:r w:rsidRPr="005B5D1B">
        <w:rPr>
          <w:rFonts w:ascii="Times New Roman" w:eastAsia="宋体" w:hAnsi="Times New Roman" w:cs="Times New Roman"/>
          <w:sz w:val="24"/>
          <w:szCs w:val="24"/>
        </w:rPr>
        <w:t>/mL</w:t>
      </w:r>
      <w:r w:rsidRPr="005B5D1B">
        <w:rPr>
          <w:rFonts w:ascii="Times New Roman" w:eastAsia="宋体" w:hAnsi="Times New Roman" w:cs="Times New Roman"/>
          <w:sz w:val="24"/>
          <w:szCs w:val="24"/>
        </w:rPr>
        <w:t>时的</w:t>
      </w:r>
      <w:r w:rsidRPr="005B5D1B">
        <w:rPr>
          <w:rFonts w:ascii="Times New Roman" w:eastAsia="宋体" w:hAnsi="Times New Roman" w:cs="Times New Roman"/>
          <w:sz w:val="24"/>
          <w:szCs w:val="24"/>
        </w:rPr>
        <w:t>DPV</w:t>
      </w:r>
      <w:r w:rsidRPr="005B5D1B">
        <w:rPr>
          <w:rFonts w:ascii="Times New Roman" w:eastAsia="宋体" w:hAnsi="Times New Roman" w:cs="Times New Roman"/>
          <w:sz w:val="24"/>
          <w:szCs w:val="24"/>
        </w:rPr>
        <w:t>表征以及（</w:t>
      </w:r>
      <w:r w:rsidRPr="005B5D1B">
        <w:rPr>
          <w:rFonts w:ascii="Times New Roman" w:eastAsia="宋体" w:hAnsi="Times New Roman" w:cs="Times New Roman"/>
          <w:sz w:val="24"/>
          <w:szCs w:val="24"/>
        </w:rPr>
        <w:t>f</w:t>
      </w:r>
      <w:r w:rsidRPr="005B5D1B">
        <w:rPr>
          <w:rFonts w:ascii="Times New Roman" w:eastAsia="宋体" w:hAnsi="Times New Roman" w:cs="Times New Roman"/>
          <w:sz w:val="24"/>
          <w:szCs w:val="24"/>
        </w:rPr>
        <w:t>）相应线性拟合。</w:t>
      </w:r>
      <w:r w:rsidR="00364BF4">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&lt;EndNote&gt;&lt;Cite&gt;&lt;Author&gt;Yerrapragada&lt;/Author&gt;&lt;Year&gt;2023&lt;/Year&gt;&lt;RecNum&gt;473&lt;/RecNum&gt;&lt;DisplayText&gt;[66]&lt;/DisplayText&gt;&lt;record&gt;&lt;rec-number&gt;473&lt;/rec-number&gt;&lt;foreign-keys&gt;&lt;key app="EN" db-id="wfpvea5w2st2f2e00x4pe9ah5s9sdtta05r5" timestamp="1695300715"&gt;473&lt;/key&gt;&lt;key app="ENWeb" db-id=""&gt;0&lt;/key&gt;&lt;/foreign-keys&gt;&lt;ref-type name="Journal Article"&gt;17&lt;/ref-type&gt;&lt;contributors&gt;&lt;authors&gt;&lt;author&gt;Yerrapragada, Manjoosha R.&lt;/author&gt;&lt;author&gt;Kunnambra, Beharuza Farha&lt;/author&gt;&lt;author&gt;Pillai, Vijayamohanan K.&lt;/author&gt;&lt;author&gt;Mampallil, Dileep&lt;/author&gt;&lt;/authors&gt;&lt;/contributors&gt;&lt;titles&gt;&lt;title&gt;Electrochemical IFN-γ immunosensor based on a nanocomposite of gold nanorods and reduced graphene oxide&lt;/title&gt;&lt;secondary-title&gt;Journal of Applied Electrochemistry&lt;/secondary-title&gt;&lt;/titles&gt;&lt;periodical&gt;&lt;full-title&gt;Journal of Applied Electrochemistry&lt;/full-title&gt;&lt;/periodical&gt;&lt;dates&gt;&lt;year&gt;2023&lt;/year&gt;&lt;/dates&gt;&lt;isbn&gt;0021-891X&amp;#xD;1572-8838&lt;/isbn&gt;&lt;urls&gt;&lt;/urls&gt;&lt;electronic-resource-num&gt;10.1007/s10800-023-01946-4&lt;/electronic-resource-num&gt;&lt;/record&gt;&lt;/Cite&gt;&lt;/EndNote&gt;</w:instrText>
      </w:r>
      <w:r w:rsidR="00364BF4">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[66]</w:t>
      </w:r>
      <w:r w:rsidR="00364BF4">
        <w:rPr>
          <w:rFonts w:ascii="Times New Roman" w:eastAsia="宋体" w:hAnsi="Times New Roman" w:cs="Times New Roman"/>
          <w:sz w:val="24"/>
          <w:szCs w:val="24"/>
        </w:rPr>
        <w:fldChar w:fldCharType="end"/>
      </w:r>
    </w:p>
    <w:p w:rsidR="009D7A68" w:rsidRPr="003114CA" w:rsidRDefault="00EC71DE" w:rsidP="009D7A68">
      <w:pPr>
        <w:spacing w:line="360" w:lineRule="auto"/>
        <w:ind w:firstLine="480"/>
        <w:rPr>
          <w:rFonts w:ascii="Times New Roman" w:eastAsia="宋体" w:hAnsi="Times New Roman" w:cs="Times New Roman"/>
          <w:sz w:val="24"/>
          <w:szCs w:val="24"/>
        </w:rPr>
      </w:pPr>
      <w:r w:rsidRPr="00EC71DE">
        <w:rPr>
          <w:rFonts w:ascii="Times New Roman" w:eastAsia="宋体" w:hAnsi="Times New Roman" w:cs="Times New Roman"/>
          <w:sz w:val="24"/>
          <w:szCs w:val="24"/>
        </w:rPr>
        <w:t>肿瘤坏死因子</w:t>
      </w:r>
      <w:r w:rsidRPr="00EC71DE">
        <w:rPr>
          <w:rFonts w:ascii="Times New Roman" w:eastAsia="宋体" w:hAnsi="Times New Roman" w:cs="Times New Roman"/>
          <w:sz w:val="24"/>
          <w:szCs w:val="24"/>
        </w:rPr>
        <w:t>α</w:t>
      </w:r>
      <w:r w:rsidRPr="00EC71DE">
        <w:rPr>
          <w:rFonts w:ascii="Times New Roman" w:eastAsia="宋体" w:hAnsi="Times New Roman" w:cs="Times New Roman"/>
          <w:sz w:val="24"/>
          <w:szCs w:val="24"/>
        </w:rPr>
        <w:t>（</w:t>
      </w:r>
      <w:r w:rsidRPr="00EC71DE">
        <w:rPr>
          <w:rFonts w:ascii="Times New Roman" w:eastAsia="宋体" w:hAnsi="Times New Roman" w:cs="Times New Roman"/>
          <w:sz w:val="24"/>
          <w:szCs w:val="24"/>
        </w:rPr>
        <w:t>TNF-α</w:t>
      </w:r>
      <w:r w:rsidRPr="00EC71DE">
        <w:rPr>
          <w:rFonts w:ascii="Times New Roman" w:eastAsia="宋体" w:hAnsi="Times New Roman" w:cs="Times New Roman"/>
          <w:sz w:val="24"/>
          <w:szCs w:val="24"/>
        </w:rPr>
        <w:t>）、干扰素</w:t>
      </w:r>
      <w:r w:rsidRPr="00EC71DE">
        <w:rPr>
          <w:rFonts w:ascii="Times New Roman" w:eastAsia="宋体" w:hAnsi="Times New Roman" w:cs="Times New Roman"/>
          <w:sz w:val="24"/>
          <w:szCs w:val="24"/>
        </w:rPr>
        <w:t>-γ</w:t>
      </w:r>
      <w:r w:rsidRPr="00EC71DE">
        <w:rPr>
          <w:rFonts w:ascii="Times New Roman" w:eastAsia="宋体" w:hAnsi="Times New Roman" w:cs="Times New Roman"/>
          <w:sz w:val="24"/>
          <w:szCs w:val="24"/>
        </w:rPr>
        <w:t>（</w:t>
      </w:r>
      <w:r w:rsidRPr="00EC71DE">
        <w:rPr>
          <w:rFonts w:ascii="Times New Roman" w:eastAsia="宋体" w:hAnsi="Times New Roman" w:cs="Times New Roman"/>
          <w:sz w:val="24"/>
          <w:szCs w:val="24"/>
        </w:rPr>
        <w:t>IFN-γ</w:t>
      </w:r>
      <w:r w:rsidRPr="00EC71DE">
        <w:rPr>
          <w:rFonts w:ascii="Times New Roman" w:eastAsia="宋体" w:hAnsi="Times New Roman" w:cs="Times New Roman"/>
          <w:sz w:val="24"/>
          <w:szCs w:val="24"/>
        </w:rPr>
        <w:t>）和肿瘤抑制素</w:t>
      </w:r>
      <w:r w:rsidRPr="00EC71DE">
        <w:rPr>
          <w:rFonts w:ascii="Times New Roman" w:eastAsia="宋体" w:hAnsi="Times New Roman" w:cs="Times New Roman"/>
          <w:sz w:val="24"/>
          <w:szCs w:val="24"/>
        </w:rPr>
        <w:t>M</w:t>
      </w:r>
      <w:r w:rsidRPr="00EC71DE">
        <w:rPr>
          <w:rFonts w:ascii="Times New Roman" w:eastAsia="宋体" w:hAnsi="Times New Roman" w:cs="Times New Roman"/>
          <w:sz w:val="24"/>
          <w:szCs w:val="24"/>
        </w:rPr>
        <w:t>（</w:t>
      </w:r>
      <w:r w:rsidRPr="00EC71DE">
        <w:rPr>
          <w:rFonts w:ascii="Times New Roman" w:eastAsia="宋体" w:hAnsi="Times New Roman" w:cs="Times New Roman"/>
          <w:sz w:val="24"/>
          <w:szCs w:val="24"/>
        </w:rPr>
        <w:t>OSM</w:t>
      </w:r>
      <w:r w:rsidRPr="00EC71DE">
        <w:rPr>
          <w:rFonts w:ascii="Times New Roman" w:eastAsia="宋体" w:hAnsi="Times New Roman" w:cs="Times New Roman"/>
          <w:sz w:val="24"/>
          <w:szCs w:val="24"/>
        </w:rPr>
        <w:t>）</w:t>
      </w:r>
      <w:proofErr w:type="gramStart"/>
      <w:r w:rsidR="009D7A68">
        <w:rPr>
          <w:rFonts w:ascii="Times New Roman" w:eastAsia="宋体" w:hAnsi="Times New Roman" w:cs="Times New Roman" w:hint="eastAsia"/>
          <w:sz w:val="24"/>
          <w:szCs w:val="24"/>
        </w:rPr>
        <w:t>等炎性细胞</w:t>
      </w:r>
      <w:proofErr w:type="gramEnd"/>
      <w:r w:rsidR="009D7A68">
        <w:rPr>
          <w:rFonts w:ascii="Times New Roman" w:eastAsia="宋体" w:hAnsi="Times New Roman" w:cs="Times New Roman" w:hint="eastAsia"/>
          <w:sz w:val="24"/>
          <w:szCs w:val="24"/>
        </w:rPr>
        <w:t>因子</w:t>
      </w:r>
      <w:r>
        <w:rPr>
          <w:rFonts w:ascii="Times New Roman" w:eastAsia="宋体" w:hAnsi="Times New Roman" w:cs="Times New Roman" w:hint="eastAsia"/>
          <w:sz w:val="24"/>
          <w:szCs w:val="24"/>
        </w:rPr>
        <w:t>与许多感染性和炎性疾病</w:t>
      </w:r>
      <w:r w:rsidR="008570D8">
        <w:rPr>
          <w:rFonts w:ascii="Times New Roman" w:eastAsia="宋体" w:hAnsi="Times New Roman" w:cs="Times New Roman" w:hint="eastAsia"/>
          <w:sz w:val="24"/>
          <w:szCs w:val="24"/>
        </w:rPr>
        <w:t>（如类风湿性关节炎、自身免疫性肝炎、</w:t>
      </w:r>
      <w:r w:rsidR="008570D8">
        <w:rPr>
          <w:rFonts w:ascii="Times New Roman" w:eastAsia="宋体" w:hAnsi="Times New Roman" w:cs="Times New Roman" w:hint="eastAsia"/>
          <w:sz w:val="24"/>
          <w:szCs w:val="24"/>
        </w:rPr>
        <w:lastRenderedPageBreak/>
        <w:t>炎症性肠病等）</w:t>
      </w:r>
      <w:r>
        <w:rPr>
          <w:rFonts w:ascii="Times New Roman" w:eastAsia="宋体" w:hAnsi="Times New Roman" w:cs="Times New Roman" w:hint="eastAsia"/>
          <w:sz w:val="24"/>
          <w:szCs w:val="24"/>
        </w:rPr>
        <w:t>有关</w:t>
      </w:r>
      <w:r w:rsidR="008570D8">
        <w:rPr>
          <w:rFonts w:ascii="Times New Roman" w:eastAsia="宋体" w:hAnsi="Times New Roman" w:cs="Times New Roman"/>
          <w:sz w:val="24"/>
          <w:szCs w:val="24"/>
        </w:rPr>
        <w:fldChar w:fldCharType="begin">
          <w:fldData xml:space="preserve">PEVuZE5vdGU+PENpdGU+PEF1dGhvcj5TdW48L0F1dGhvcj48WWVhcj4yMDEzPC9ZZWFyPjxSZWNO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</w:fldData>
        </w:fldChar>
      </w:r>
      <w:r w:rsidR="007B3E63">
        <w:rPr>
          <w:rFonts w:ascii="Times New Roman" w:eastAsia="宋体" w:hAnsi="Times New Roman" w:cs="Times New Roman"/>
          <w:sz w:val="24"/>
          <w:szCs w:val="24"/>
        </w:rPr>
        <w:instrText xml:space="preserve"> ADDIN EN.CITE </w:instrText>
      </w:r>
      <w:r w:rsidR="007B3E63">
        <w:rPr>
          <w:rFonts w:ascii="Times New Roman" w:eastAsia="宋体" w:hAnsi="Times New Roman" w:cs="Times New Roman"/>
          <w:sz w:val="24"/>
          <w:szCs w:val="24"/>
        </w:rPr>
        <w:fldChar w:fldCharType="begin">
          <w:fldData xml:space="preserve">PEVuZE5vdGU+PENpdGU+PEF1dGhvcj5TdW48L0F1dGhvcj48WWVhcj4yMDEzPC9ZZWFyPjxSZWNO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</w:fldData>
        </w:fldChar>
      </w:r>
      <w:r w:rsidR="007B3E63">
        <w:rPr>
          <w:rFonts w:ascii="Times New Roman" w:eastAsia="宋体" w:hAnsi="Times New Roman" w:cs="Times New Roman"/>
          <w:sz w:val="24"/>
          <w:szCs w:val="24"/>
        </w:rPr>
        <w:instrText xml:space="preserve"> ADDIN EN.CITE.DATA </w:instrText>
      </w:r>
      <w:r w:rsidR="007B3E63">
        <w:rPr>
          <w:rFonts w:ascii="Times New Roman" w:eastAsia="宋体" w:hAnsi="Times New Roman" w:cs="Times New Roman"/>
          <w:sz w:val="24"/>
          <w:szCs w:val="24"/>
        </w:rPr>
      </w:r>
      <w:r w:rsidR="007B3E63">
        <w:rPr>
          <w:rFonts w:ascii="Times New Roman" w:eastAsia="宋体" w:hAnsi="Times New Roman" w:cs="Times New Roman"/>
          <w:sz w:val="24"/>
          <w:szCs w:val="24"/>
        </w:rPr>
        <w:fldChar w:fldCharType="end"/>
      </w:r>
      <w:r w:rsidR="008570D8">
        <w:rPr>
          <w:rFonts w:ascii="Times New Roman" w:eastAsia="宋体" w:hAnsi="Times New Roman" w:cs="Times New Roman"/>
          <w:sz w:val="24"/>
          <w:szCs w:val="24"/>
        </w:rPr>
      </w:r>
      <w:r w:rsidR="008570D8">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[56, 67, 68]</w:t>
      </w:r>
      <w:r w:rsidR="008570D8">
        <w:rPr>
          <w:rFonts w:ascii="Times New Roman" w:eastAsia="宋体" w:hAnsi="Times New Roman" w:cs="Times New Roman"/>
          <w:sz w:val="24"/>
          <w:szCs w:val="24"/>
        </w:rPr>
        <w:fldChar w:fldCharType="end"/>
      </w:r>
      <w:r w:rsidR="003114CA">
        <w:rPr>
          <w:rFonts w:ascii="Times New Roman" w:eastAsia="宋体" w:hAnsi="Times New Roman" w:cs="Times New Roman" w:hint="eastAsia"/>
          <w:sz w:val="24"/>
          <w:szCs w:val="24"/>
        </w:rPr>
        <w:t>，可作为标志物用于炎症疾病检测。</w:t>
      </w:r>
      <w:r w:rsidR="003114CA">
        <w:rPr>
          <w:rFonts w:ascii="Times New Roman" w:eastAsia="宋体" w:hAnsi="Times New Roman" w:cs="Times New Roman" w:hint="eastAsia"/>
          <w:sz w:val="24"/>
          <w:szCs w:val="24"/>
        </w:rPr>
        <w:t>Pinto</w:t>
      </w:r>
      <w:r w:rsidR="003114CA">
        <w:rPr>
          <w:rFonts w:ascii="Times New Roman" w:eastAsia="宋体" w:hAnsi="Times New Roman" w:cs="Times New Roman" w:hint="eastAsia"/>
          <w:sz w:val="24"/>
          <w:szCs w:val="24"/>
        </w:rPr>
        <w:t>等</w:t>
      </w:r>
      <w:r w:rsidR="003114CA">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&lt;EndNote&gt;&lt;Cite&gt;&lt;Author&gt;Cruz&lt;/Author&gt;&lt;Year&gt;2019&lt;/Year&gt;&lt;RecNum&gt;461&lt;/RecNum&gt;&lt;DisplayText&gt;[57]&lt;/DisplayText&gt;&lt;record&gt;&lt;rec-number&gt;461&lt;/rec-number&gt;&lt;foreign-keys&gt;&lt;key app="EN" db-id="wfpvea5w2st2f2e00x4pe9ah5s9sdtta05r5" timestamp="1695214869"&gt;461&lt;/key&gt;&lt;key app="ENWeb" db-id=""&gt;0&lt;/key&gt;&lt;/foreign-keys&gt;&lt;ref-type name="Journal Article"&gt;17&lt;/ref-type&gt;&lt;contributors&gt;&lt;authors&gt;&lt;author&gt;Cruz, Andrea&lt;/author&gt;&lt;author&gt;Queirós, Raquel&lt;/author&gt;&lt;author&gt;Abreu, Catarina M.&lt;/author&gt;&lt;author&gt;Barata, Catarina&lt;/author&gt;&lt;author&gt;Fernandes, Rosa&lt;/author&gt;&lt;author&gt;Silva, Rufino&lt;/author&gt;&lt;author&gt;Ambrósio, Antonio F.&lt;/author&gt;&lt;author&gt;Soares-dos-Reis, Ricardo&lt;/author&gt;&lt;author&gt;Guimarães, Joana&lt;/author&gt;&lt;author&gt;Sá, Maria José&lt;/author&gt;&lt;author&gt;Relvas, João B.&lt;/author&gt;&lt;author&gt;Freitas, Paulo P.&lt;/author&gt;&lt;author&gt;Mendes Pinto, Inês&lt;/author&gt;&lt;/authors&gt;&lt;/contributors&gt;&lt;titles&gt;&lt;title&gt;Electrochemical Immunosensor for TNFα-Mediated Inflammatory Disease Screening&lt;/title&gt;&lt;secondary-title&gt;ACS Chemical Neuroscience&lt;/secondary-title&gt;&lt;/titles&gt;&lt;periodical&gt;&lt;full-title&gt;ACS Chemical Neuroscience&lt;/full-title&gt;&lt;/periodical&gt;&lt;pages&gt;2676-2682&lt;/pages&gt;&lt;volume&gt;10&lt;/volume&gt;&lt;number&gt;6&lt;/number&gt;&lt;dates&gt;&lt;year&gt;2019&lt;/year&gt;&lt;/dates&gt;&lt;isbn&gt;1948-7193&amp;#xD;1948-7193&lt;/isbn&gt;&lt;urls&gt;&lt;/urls&gt;&lt;electronic-resource-num&gt;10.1021/acschemneuro.9b00036&lt;/electronic-resource-num&gt;&lt;/record&gt;&lt;/Cite&gt;&lt;/EndNote&gt;</w:instrText>
      </w:r>
      <w:r w:rsidR="003114CA">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[57]</w:t>
      </w:r>
      <w:r w:rsidR="003114CA">
        <w:rPr>
          <w:rFonts w:ascii="Times New Roman" w:eastAsia="宋体" w:hAnsi="Times New Roman" w:cs="Times New Roman"/>
          <w:sz w:val="24"/>
          <w:szCs w:val="24"/>
        </w:rPr>
        <w:fldChar w:fldCharType="end"/>
      </w:r>
      <w:r w:rsidR="003114CA">
        <w:rPr>
          <w:rFonts w:ascii="Times New Roman" w:eastAsia="宋体" w:hAnsi="Times New Roman" w:cs="Times New Roman" w:hint="eastAsia"/>
          <w:sz w:val="24"/>
          <w:szCs w:val="24"/>
        </w:rPr>
        <w:t>报道了一种无</w:t>
      </w:r>
      <w:proofErr w:type="gramStart"/>
      <w:r w:rsidR="003114CA">
        <w:rPr>
          <w:rFonts w:ascii="Times New Roman" w:eastAsia="宋体" w:hAnsi="Times New Roman" w:cs="Times New Roman" w:hint="eastAsia"/>
          <w:sz w:val="24"/>
          <w:szCs w:val="24"/>
        </w:rPr>
        <w:t>标签超</w:t>
      </w:r>
      <w:proofErr w:type="gramEnd"/>
      <w:r w:rsidR="003114CA">
        <w:rPr>
          <w:rFonts w:ascii="Times New Roman" w:eastAsia="宋体" w:hAnsi="Times New Roman" w:cs="Times New Roman" w:hint="eastAsia"/>
          <w:sz w:val="24"/>
          <w:szCs w:val="24"/>
        </w:rPr>
        <w:t>灵敏免疫传感器用于检测</w:t>
      </w:r>
      <w:r w:rsidR="003114CA">
        <w:rPr>
          <w:rFonts w:ascii="Times New Roman" w:eastAsia="宋体" w:hAnsi="Times New Roman" w:cs="Times New Roman" w:hint="eastAsia"/>
          <w:sz w:val="24"/>
          <w:szCs w:val="24"/>
        </w:rPr>
        <w:t>T</w:t>
      </w:r>
      <w:r w:rsidR="003114CA">
        <w:rPr>
          <w:rFonts w:ascii="Times New Roman" w:eastAsia="宋体" w:hAnsi="Times New Roman" w:cs="Times New Roman"/>
          <w:sz w:val="24"/>
          <w:szCs w:val="24"/>
        </w:rPr>
        <w:t>NF-</w:t>
      </w:r>
      <w:r w:rsidR="003114CA" w:rsidRPr="00EC71DE">
        <w:rPr>
          <w:rFonts w:ascii="Times New Roman" w:eastAsia="宋体" w:hAnsi="Times New Roman" w:cs="Times New Roman"/>
          <w:sz w:val="24"/>
          <w:szCs w:val="24"/>
        </w:rPr>
        <w:t>α</w:t>
      </w:r>
      <w:r w:rsidR="003114CA">
        <w:rPr>
          <w:rFonts w:ascii="Times New Roman" w:eastAsia="宋体" w:hAnsi="Times New Roman" w:cs="Times New Roman" w:hint="eastAsia"/>
          <w:sz w:val="24"/>
          <w:szCs w:val="24"/>
        </w:rPr>
        <w:t>。</w:t>
      </w:r>
      <w:r w:rsidR="002B3D45">
        <w:rPr>
          <w:rFonts w:ascii="Times New Roman" w:eastAsia="宋体" w:hAnsi="Times New Roman" w:cs="Times New Roman" w:hint="eastAsia"/>
          <w:sz w:val="24"/>
          <w:szCs w:val="24"/>
        </w:rPr>
        <w:t>基于自组装单层</w:t>
      </w:r>
      <w:r w:rsidR="002B3D45" w:rsidRPr="002B3D45">
        <w:rPr>
          <w:rFonts w:ascii="Times New Roman" w:eastAsia="宋体" w:hAnsi="Times New Roman" w:cs="Times New Roman"/>
          <w:sz w:val="24"/>
          <w:szCs w:val="24"/>
        </w:rPr>
        <w:t>6-(3′-(2-</w:t>
      </w:r>
      <w:r w:rsidR="002B3D45" w:rsidRPr="002B3D45">
        <w:rPr>
          <w:rFonts w:ascii="Times New Roman" w:eastAsia="宋体" w:hAnsi="Times New Roman" w:cs="Times New Roman"/>
          <w:sz w:val="24"/>
          <w:szCs w:val="24"/>
        </w:rPr>
        <w:t>吡啶二硫</w:t>
      </w:r>
      <w:r w:rsidR="002B3D45" w:rsidRPr="002B3D45">
        <w:rPr>
          <w:rFonts w:ascii="Times New Roman" w:eastAsia="宋体" w:hAnsi="Times New Roman" w:cs="Times New Roman"/>
          <w:sz w:val="24"/>
          <w:szCs w:val="24"/>
        </w:rPr>
        <w:t>)</w:t>
      </w:r>
      <w:r w:rsidR="002B3D45" w:rsidRPr="002B3D45">
        <w:rPr>
          <w:rFonts w:ascii="Times New Roman" w:eastAsia="宋体" w:hAnsi="Times New Roman" w:cs="Times New Roman"/>
          <w:sz w:val="24"/>
          <w:szCs w:val="24"/>
        </w:rPr>
        <w:t>丙酰胺基</w:t>
      </w:r>
      <w:r w:rsidR="002B3D45" w:rsidRPr="002B3D45">
        <w:rPr>
          <w:rFonts w:ascii="Times New Roman" w:eastAsia="宋体" w:hAnsi="Times New Roman" w:cs="Times New Roman"/>
          <w:sz w:val="24"/>
          <w:szCs w:val="24"/>
        </w:rPr>
        <w:t>)</w:t>
      </w:r>
      <w:r w:rsidR="002B3D45" w:rsidRPr="002B3D45">
        <w:rPr>
          <w:rFonts w:ascii="Times New Roman" w:eastAsia="宋体" w:hAnsi="Times New Roman" w:cs="Times New Roman"/>
          <w:sz w:val="24"/>
          <w:szCs w:val="24"/>
        </w:rPr>
        <w:t>己酸磺基琥珀</w:t>
      </w:r>
      <w:proofErr w:type="gramStart"/>
      <w:r w:rsidR="002B3D45" w:rsidRPr="002B3D45">
        <w:rPr>
          <w:rFonts w:ascii="Times New Roman" w:eastAsia="宋体" w:hAnsi="Times New Roman" w:cs="Times New Roman"/>
          <w:sz w:val="24"/>
          <w:szCs w:val="24"/>
        </w:rPr>
        <w:t>酰</w:t>
      </w:r>
      <w:proofErr w:type="gramEnd"/>
      <w:r w:rsidR="002B3D45" w:rsidRPr="002B3D45">
        <w:rPr>
          <w:rFonts w:ascii="Times New Roman" w:eastAsia="宋体" w:hAnsi="Times New Roman" w:cs="Times New Roman"/>
          <w:sz w:val="24"/>
          <w:szCs w:val="24"/>
        </w:rPr>
        <w:t>亚胺酯</w:t>
      </w:r>
      <w:r w:rsidR="002B3D45">
        <w:rPr>
          <w:rFonts w:ascii="Times New Roman" w:eastAsia="宋体" w:hAnsi="Times New Roman" w:cs="Times New Roman" w:hint="eastAsia"/>
          <w:sz w:val="24"/>
          <w:szCs w:val="24"/>
        </w:rPr>
        <w:t>的金功能化电极被证明能够有效固定抗体并提高分析能力。该</w:t>
      </w:r>
      <w:r w:rsidR="002B3D45" w:rsidRPr="002B3D45">
        <w:rPr>
          <w:rFonts w:ascii="Times New Roman" w:eastAsia="宋体" w:hAnsi="Times New Roman" w:cs="Times New Roman" w:hint="eastAsia"/>
          <w:sz w:val="24"/>
          <w:szCs w:val="24"/>
        </w:rPr>
        <w:t>免疫传感器是被证明</w:t>
      </w:r>
      <w:r w:rsidR="002B3D45">
        <w:rPr>
          <w:rFonts w:ascii="Times New Roman" w:eastAsia="宋体" w:hAnsi="Times New Roman" w:cs="Times New Roman" w:hint="eastAsia"/>
          <w:sz w:val="24"/>
          <w:szCs w:val="24"/>
        </w:rPr>
        <w:t>是</w:t>
      </w:r>
      <w:r w:rsidR="002B3D45" w:rsidRPr="002B3D45">
        <w:rPr>
          <w:rFonts w:ascii="Times New Roman" w:eastAsia="宋体" w:hAnsi="Times New Roman" w:cs="Times New Roman" w:hint="eastAsia"/>
          <w:sz w:val="24"/>
          <w:szCs w:val="24"/>
        </w:rPr>
        <w:t>唯一</w:t>
      </w:r>
      <w:r w:rsidR="002B3D45">
        <w:rPr>
          <w:rFonts w:ascii="Times New Roman" w:eastAsia="宋体" w:hAnsi="Times New Roman" w:cs="Times New Roman" w:hint="eastAsia"/>
          <w:sz w:val="24"/>
          <w:szCs w:val="24"/>
        </w:rPr>
        <w:t>能够</w:t>
      </w:r>
      <w:r w:rsidR="002B3D45" w:rsidRPr="002B3D45">
        <w:rPr>
          <w:rFonts w:ascii="Times New Roman" w:eastAsia="宋体" w:hAnsi="Times New Roman" w:cs="Times New Roman" w:hint="eastAsia"/>
          <w:sz w:val="24"/>
          <w:szCs w:val="24"/>
        </w:rPr>
        <w:t>检测体液</w:t>
      </w:r>
      <w:r w:rsidR="002B3D45">
        <w:rPr>
          <w:rFonts w:ascii="Times New Roman" w:eastAsia="宋体" w:hAnsi="Times New Roman" w:cs="Times New Roman" w:hint="eastAsia"/>
          <w:sz w:val="24"/>
          <w:szCs w:val="24"/>
        </w:rPr>
        <w:t>（</w:t>
      </w:r>
      <w:r w:rsidR="002B3D45" w:rsidRPr="002B3D45">
        <w:rPr>
          <w:rFonts w:ascii="Times New Roman" w:eastAsia="宋体" w:hAnsi="Times New Roman" w:cs="Times New Roman"/>
          <w:sz w:val="24"/>
          <w:szCs w:val="24"/>
        </w:rPr>
        <w:t>如脑脊液和眼泪</w:t>
      </w:r>
      <w:r w:rsidR="002B3D45">
        <w:rPr>
          <w:rFonts w:ascii="Times New Roman" w:eastAsia="宋体" w:hAnsi="Times New Roman" w:cs="Times New Roman" w:hint="eastAsia"/>
          <w:sz w:val="24"/>
          <w:szCs w:val="24"/>
        </w:rPr>
        <w:t>）</w:t>
      </w:r>
      <w:r w:rsidR="002B3D45" w:rsidRPr="002B3D45">
        <w:rPr>
          <w:rFonts w:ascii="Times New Roman" w:eastAsia="宋体" w:hAnsi="Times New Roman" w:cs="Times New Roman"/>
          <w:sz w:val="24"/>
          <w:szCs w:val="24"/>
        </w:rPr>
        <w:t>中的</w:t>
      </w:r>
      <w:r w:rsidR="002B3D45">
        <w:rPr>
          <w:rFonts w:ascii="Times New Roman" w:eastAsia="宋体" w:hAnsi="Times New Roman" w:cs="Times New Roman"/>
          <w:sz w:val="24"/>
          <w:szCs w:val="24"/>
        </w:rPr>
        <w:t>TNF</w:t>
      </w:r>
      <w:r w:rsidR="002B3D45" w:rsidRPr="002B3D45">
        <w:rPr>
          <w:rFonts w:ascii="Times New Roman" w:eastAsia="宋体" w:hAnsi="Times New Roman" w:cs="Times New Roman"/>
          <w:sz w:val="24"/>
          <w:szCs w:val="24"/>
        </w:rPr>
        <w:t>-α</w:t>
      </w:r>
      <w:r w:rsidR="002B3D45" w:rsidRPr="002B3D45">
        <w:rPr>
          <w:rFonts w:ascii="Times New Roman" w:eastAsia="宋体" w:hAnsi="Times New Roman" w:cs="Times New Roman"/>
          <w:sz w:val="24"/>
          <w:szCs w:val="24"/>
        </w:rPr>
        <w:t>的</w:t>
      </w:r>
      <w:r w:rsidR="002B3D45">
        <w:rPr>
          <w:rFonts w:ascii="Times New Roman" w:eastAsia="宋体" w:hAnsi="Times New Roman" w:cs="Times New Roman" w:hint="eastAsia"/>
          <w:sz w:val="24"/>
          <w:szCs w:val="24"/>
        </w:rPr>
        <w:t>方法</w:t>
      </w:r>
      <w:r w:rsidR="002B3D45" w:rsidRPr="002B3D45">
        <w:rPr>
          <w:rFonts w:ascii="Times New Roman" w:eastAsia="宋体" w:hAnsi="Times New Roman" w:cs="Times New Roman"/>
          <w:sz w:val="24"/>
          <w:szCs w:val="24"/>
        </w:rPr>
        <w:t>。</w:t>
      </w:r>
      <w:r w:rsidR="002B3D45">
        <w:rPr>
          <w:rFonts w:ascii="Times New Roman" w:eastAsia="宋体" w:hAnsi="Times New Roman" w:cs="Times New Roman" w:hint="eastAsia"/>
          <w:sz w:val="24"/>
          <w:szCs w:val="24"/>
        </w:rPr>
        <w:t>其在</w:t>
      </w:r>
      <w:r w:rsidR="002B3D45" w:rsidRPr="002B3D45">
        <w:rPr>
          <w:rFonts w:ascii="Times New Roman" w:eastAsia="宋体" w:hAnsi="Times New Roman" w:cs="Times New Roman" w:hint="eastAsia"/>
          <w:sz w:val="24"/>
          <w:szCs w:val="24"/>
        </w:rPr>
        <w:t>泪液中</w:t>
      </w:r>
      <w:r w:rsidR="002B3D45" w:rsidRPr="002B3D45">
        <w:rPr>
          <w:rFonts w:ascii="Times New Roman" w:eastAsia="宋体" w:hAnsi="Times New Roman" w:cs="Times New Roman"/>
          <w:sz w:val="24"/>
          <w:szCs w:val="24"/>
        </w:rPr>
        <w:t>的</w:t>
      </w:r>
      <w:r w:rsidR="002B3D45">
        <w:rPr>
          <w:rFonts w:ascii="Times New Roman" w:eastAsia="宋体" w:hAnsi="Times New Roman" w:cs="Times New Roman" w:hint="eastAsia"/>
          <w:sz w:val="24"/>
          <w:szCs w:val="24"/>
        </w:rPr>
        <w:t>检测限</w:t>
      </w:r>
      <w:r w:rsidR="002B3D45" w:rsidRPr="002B3D45">
        <w:rPr>
          <w:rFonts w:ascii="Times New Roman" w:eastAsia="宋体" w:hAnsi="Times New Roman" w:cs="Times New Roman"/>
          <w:sz w:val="24"/>
          <w:szCs w:val="24"/>
        </w:rPr>
        <w:t>为</w:t>
      </w:r>
      <w:r w:rsidR="002B3D45" w:rsidRPr="002B3D45">
        <w:rPr>
          <w:rFonts w:ascii="Times New Roman" w:eastAsia="宋体" w:hAnsi="Times New Roman" w:cs="Times New Roman"/>
          <w:sz w:val="24"/>
          <w:szCs w:val="24"/>
        </w:rPr>
        <w:t xml:space="preserve">0.085 </w:t>
      </w:r>
      <w:proofErr w:type="spellStart"/>
      <w:r w:rsidR="002B3D45" w:rsidRPr="002B3D45">
        <w:rPr>
          <w:rFonts w:ascii="Times New Roman" w:eastAsia="宋体" w:hAnsi="Times New Roman" w:cs="Times New Roman"/>
          <w:sz w:val="24"/>
          <w:szCs w:val="24"/>
        </w:rPr>
        <w:t>pg</w:t>
      </w:r>
      <w:proofErr w:type="spellEnd"/>
      <w:r w:rsidR="002B3D45">
        <w:rPr>
          <w:rFonts w:ascii="Times New Roman" w:eastAsia="宋体" w:hAnsi="Times New Roman" w:cs="Times New Roman"/>
          <w:sz w:val="24"/>
          <w:szCs w:val="24"/>
        </w:rPr>
        <w:t xml:space="preserve"> </w:t>
      </w:r>
      <w:r w:rsidR="002B3D45" w:rsidRPr="002B3D45">
        <w:rPr>
          <w:rFonts w:ascii="Times New Roman" w:eastAsia="宋体" w:hAnsi="Times New Roman" w:cs="Times New Roman"/>
          <w:sz w:val="24"/>
          <w:szCs w:val="24"/>
        </w:rPr>
        <w:t>mL</w:t>
      </w:r>
      <w:r w:rsidR="002B3D45" w:rsidRPr="002B3D45">
        <w:rPr>
          <w:rFonts w:ascii="Times New Roman" w:eastAsia="宋体" w:hAnsi="Times New Roman" w:cs="Times New Roman"/>
          <w:sz w:val="24"/>
          <w:szCs w:val="24"/>
          <w:vertAlign w:val="superscript"/>
        </w:rPr>
        <w:t>-1</w:t>
      </w:r>
      <w:r w:rsidR="002B3D45" w:rsidRPr="002B3D45">
        <w:rPr>
          <w:rFonts w:ascii="Times New Roman" w:eastAsia="宋体" w:hAnsi="Times New Roman" w:cs="Times New Roman"/>
          <w:sz w:val="24"/>
          <w:szCs w:val="24"/>
        </w:rPr>
        <w:t>，</w:t>
      </w:r>
      <w:r w:rsidR="002B3D45">
        <w:rPr>
          <w:rFonts w:ascii="Times New Roman" w:eastAsia="宋体" w:hAnsi="Times New Roman" w:cs="Times New Roman" w:hint="eastAsia"/>
          <w:sz w:val="24"/>
          <w:szCs w:val="24"/>
        </w:rPr>
        <w:t>在</w:t>
      </w:r>
      <w:r w:rsidR="002B3D45" w:rsidRPr="002B3D45">
        <w:rPr>
          <w:rFonts w:ascii="Times New Roman" w:eastAsia="宋体" w:hAnsi="Times New Roman" w:cs="Times New Roman"/>
          <w:sz w:val="24"/>
          <w:szCs w:val="24"/>
        </w:rPr>
        <w:t>脑脊液和血清中的</w:t>
      </w:r>
      <w:r w:rsidR="002B3D45">
        <w:rPr>
          <w:rFonts w:ascii="Times New Roman" w:eastAsia="宋体" w:hAnsi="Times New Roman" w:cs="Times New Roman" w:hint="eastAsia"/>
          <w:sz w:val="24"/>
          <w:szCs w:val="24"/>
        </w:rPr>
        <w:t>检测限</w:t>
      </w:r>
      <w:r w:rsidR="002B3D45" w:rsidRPr="002B3D45">
        <w:rPr>
          <w:rFonts w:ascii="Times New Roman" w:eastAsia="宋体" w:hAnsi="Times New Roman" w:cs="Times New Roman"/>
          <w:sz w:val="24"/>
          <w:szCs w:val="24"/>
        </w:rPr>
        <w:t>为</w:t>
      </w:r>
      <w:r w:rsidR="002B3D45" w:rsidRPr="002B3D45">
        <w:rPr>
          <w:rFonts w:ascii="Times New Roman" w:eastAsia="宋体" w:hAnsi="Times New Roman" w:cs="Times New Roman"/>
          <w:sz w:val="24"/>
          <w:szCs w:val="24"/>
        </w:rPr>
        <w:t xml:space="preserve">2 </w:t>
      </w:r>
      <w:proofErr w:type="spellStart"/>
      <w:r w:rsidR="002B3D45" w:rsidRPr="002B3D45">
        <w:rPr>
          <w:rFonts w:ascii="Times New Roman" w:eastAsia="宋体" w:hAnsi="Times New Roman" w:cs="Times New Roman"/>
          <w:sz w:val="24"/>
          <w:szCs w:val="24"/>
        </w:rPr>
        <w:t>pg</w:t>
      </w:r>
      <w:proofErr w:type="spellEnd"/>
      <w:r w:rsidR="002B3D45">
        <w:rPr>
          <w:rFonts w:ascii="Times New Roman" w:eastAsia="宋体" w:hAnsi="Times New Roman" w:cs="Times New Roman"/>
          <w:sz w:val="24"/>
          <w:szCs w:val="24"/>
        </w:rPr>
        <w:t xml:space="preserve"> </w:t>
      </w:r>
      <w:r w:rsidR="002B3D45" w:rsidRPr="002B3D45">
        <w:rPr>
          <w:rFonts w:ascii="Times New Roman" w:eastAsia="宋体" w:hAnsi="Times New Roman" w:cs="Times New Roman"/>
          <w:sz w:val="24"/>
          <w:szCs w:val="24"/>
        </w:rPr>
        <w:t>mL</w:t>
      </w:r>
      <w:r w:rsidR="002B3D45" w:rsidRPr="002B3D45">
        <w:rPr>
          <w:rFonts w:ascii="Times New Roman" w:eastAsia="宋体" w:hAnsi="Times New Roman" w:cs="Times New Roman"/>
          <w:sz w:val="24"/>
          <w:szCs w:val="24"/>
          <w:vertAlign w:val="superscript"/>
        </w:rPr>
        <w:t>-1</w:t>
      </w:r>
      <w:r w:rsidR="002B3D45">
        <w:rPr>
          <w:rFonts w:ascii="Times New Roman" w:eastAsia="宋体" w:hAnsi="Times New Roman" w:cs="Times New Roman" w:hint="eastAsia"/>
          <w:sz w:val="24"/>
          <w:szCs w:val="24"/>
        </w:rPr>
        <w:t>，</w:t>
      </w:r>
      <w:r w:rsidR="002B3D45" w:rsidRPr="002B3D45">
        <w:rPr>
          <w:rFonts w:ascii="Times New Roman" w:eastAsia="宋体" w:hAnsi="Times New Roman" w:cs="Times New Roman" w:hint="eastAsia"/>
          <w:sz w:val="24"/>
          <w:szCs w:val="24"/>
        </w:rPr>
        <w:t>具有早期检测</w:t>
      </w:r>
      <w:r w:rsidR="002B3D45">
        <w:rPr>
          <w:rFonts w:ascii="Times New Roman" w:eastAsia="宋体" w:hAnsi="Times New Roman" w:cs="Times New Roman" w:hint="eastAsia"/>
          <w:sz w:val="24"/>
          <w:szCs w:val="24"/>
        </w:rPr>
        <w:t>炎症</w:t>
      </w:r>
      <w:r w:rsidR="002B3D45" w:rsidRPr="002B3D45">
        <w:rPr>
          <w:rFonts w:ascii="Times New Roman" w:eastAsia="宋体" w:hAnsi="Times New Roman" w:cs="Times New Roman" w:hint="eastAsia"/>
          <w:sz w:val="24"/>
          <w:szCs w:val="24"/>
        </w:rPr>
        <w:t>和监测治疗过程中</w:t>
      </w:r>
      <w:r w:rsidR="002B3D45" w:rsidRPr="002B3D45">
        <w:rPr>
          <w:rFonts w:ascii="Times New Roman" w:eastAsia="宋体" w:hAnsi="Times New Roman" w:cs="Times New Roman"/>
          <w:sz w:val="24"/>
          <w:szCs w:val="24"/>
        </w:rPr>
        <w:t>TNF</w:t>
      </w:r>
      <w:r w:rsidR="002B3D45">
        <w:rPr>
          <w:rFonts w:ascii="Times New Roman" w:eastAsia="宋体" w:hAnsi="Times New Roman" w:cs="Times New Roman"/>
          <w:sz w:val="24"/>
          <w:szCs w:val="24"/>
        </w:rPr>
        <w:t>-</w:t>
      </w:r>
      <w:r w:rsidR="002B3D45" w:rsidRPr="002B3D45">
        <w:rPr>
          <w:rFonts w:ascii="Times New Roman" w:eastAsia="宋体" w:hAnsi="Times New Roman" w:cs="Times New Roman"/>
          <w:sz w:val="24"/>
          <w:szCs w:val="24"/>
        </w:rPr>
        <w:t>α</w:t>
      </w:r>
      <w:r w:rsidR="002B3D45" w:rsidRPr="002B3D45">
        <w:rPr>
          <w:rFonts w:ascii="Times New Roman" w:eastAsia="宋体" w:hAnsi="Times New Roman" w:cs="Times New Roman"/>
          <w:sz w:val="24"/>
          <w:szCs w:val="24"/>
        </w:rPr>
        <w:t>水平的潜力</w:t>
      </w:r>
      <w:r w:rsidR="002B3D45">
        <w:rPr>
          <w:rFonts w:ascii="Times New Roman" w:eastAsia="宋体" w:hAnsi="Times New Roman" w:cs="Times New Roman" w:hint="eastAsia"/>
          <w:sz w:val="24"/>
          <w:szCs w:val="24"/>
        </w:rPr>
        <w:t>。</w:t>
      </w:r>
      <w:proofErr w:type="spellStart"/>
      <w:r w:rsidR="00755073">
        <w:rPr>
          <w:rFonts w:ascii="Times New Roman" w:eastAsia="宋体" w:hAnsi="Times New Roman" w:cs="Times New Roman" w:hint="eastAsia"/>
          <w:sz w:val="24"/>
          <w:szCs w:val="24"/>
        </w:rPr>
        <w:t>Mampallil</w:t>
      </w:r>
      <w:proofErr w:type="spellEnd"/>
      <w:r w:rsidR="00755073">
        <w:rPr>
          <w:rFonts w:ascii="Times New Roman" w:eastAsia="宋体" w:hAnsi="Times New Roman" w:cs="Times New Roman" w:hint="eastAsia"/>
          <w:sz w:val="24"/>
          <w:szCs w:val="24"/>
        </w:rPr>
        <w:t>等</w:t>
      </w:r>
      <w:r w:rsidR="00755073">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&lt;EndNote&gt;&lt;Cite&gt;&lt;Author&gt;Yerrapragada&lt;/Author&gt;&lt;Year&gt;2023&lt;/Year&gt;&lt;RecNum&gt;473&lt;/RecNum&gt;&lt;DisplayText&gt;[66]&lt;/DisplayText&gt;&lt;record&gt;&lt;rec-number&gt;473&lt;/rec-number&gt;&lt;foreign-keys&gt;&lt;key app="EN" db-id="wfpvea5w2st2f2e00x4pe9ah5s9sdtta05r5" timestamp="1695300715"&gt;473&lt;/key&gt;&lt;key app="ENWeb" db-id=""&gt;0&lt;/key&gt;&lt;/foreign-keys&gt;&lt;ref-type name="Journal Article"&gt;17&lt;/ref-type&gt;&lt;contributors&gt;&lt;authors&gt;&lt;author&gt;Yerrapragada, Manjoosha R.&lt;/author&gt;&lt;author&gt;Kunnambra, Beharuza Farha&lt;/author&gt;&lt;author&gt;Pillai, Vijayamohanan K.&lt;/author&gt;&lt;author&gt;Mampallil, Dileep&lt;/author&gt;&lt;/authors&gt;&lt;/contributors&gt;&lt;titles&gt;&lt;title&gt;Electrochemical IFN-γ immunosensor based on a nanocomposite of gold nanorods and reduced graphene oxide&lt;/title&gt;&lt;secondary-title&gt;Journal of Applied Electrochemistry&lt;/secondary-title&gt;&lt;/titles&gt;&lt;periodical&gt;&lt;full-title&gt;Journal of Applied Electrochemistry&lt;/full-title&gt;&lt;/periodical&gt;&lt;dates&gt;&lt;year&gt;2023&lt;/year&gt;&lt;/dates&gt;&lt;isbn&gt;0021-891X&amp;#xD;1572-8838&lt;/isbn&gt;&lt;urls&gt;&lt;/urls&gt;&lt;electronic-resource-num&gt;10.1007/s10800-023-01946-4&lt;/electronic-resource-num&gt;&lt;/record&gt;&lt;/Cite&gt;&lt;/EndNote&gt;</w:instrText>
      </w:r>
      <w:r w:rsidR="00755073">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[66]</w:t>
      </w:r>
      <w:r w:rsidR="00755073">
        <w:rPr>
          <w:rFonts w:ascii="Times New Roman" w:eastAsia="宋体" w:hAnsi="Times New Roman" w:cs="Times New Roman"/>
          <w:sz w:val="24"/>
          <w:szCs w:val="24"/>
        </w:rPr>
        <w:fldChar w:fldCharType="end"/>
      </w:r>
      <w:r w:rsidR="00755073">
        <w:rPr>
          <w:rFonts w:ascii="Times New Roman" w:eastAsia="宋体" w:hAnsi="Times New Roman" w:cs="Times New Roman" w:hint="eastAsia"/>
          <w:sz w:val="24"/>
          <w:szCs w:val="24"/>
        </w:rPr>
        <w:t>提出了一种基于金纳米棒和还原氧化石墨</w:t>
      </w:r>
      <w:proofErr w:type="gramStart"/>
      <w:r w:rsidR="00755073">
        <w:rPr>
          <w:rFonts w:ascii="Times New Roman" w:eastAsia="宋体" w:hAnsi="Times New Roman" w:cs="Times New Roman" w:hint="eastAsia"/>
          <w:sz w:val="24"/>
          <w:szCs w:val="24"/>
        </w:rPr>
        <w:t>烯</w:t>
      </w:r>
      <w:proofErr w:type="gramEnd"/>
      <w:r w:rsidR="00755073">
        <w:rPr>
          <w:rFonts w:ascii="Times New Roman" w:eastAsia="宋体" w:hAnsi="Times New Roman" w:cs="Times New Roman" w:hint="eastAsia"/>
          <w:sz w:val="24"/>
          <w:szCs w:val="24"/>
        </w:rPr>
        <w:t>复合材料（</w:t>
      </w:r>
      <w:r w:rsidR="00755073">
        <w:rPr>
          <w:rFonts w:ascii="Times New Roman" w:eastAsia="宋体" w:hAnsi="Times New Roman" w:cs="Times New Roman" w:hint="eastAsia"/>
          <w:sz w:val="24"/>
          <w:szCs w:val="24"/>
        </w:rPr>
        <w:t>Au</w:t>
      </w:r>
      <w:r w:rsidR="00755073">
        <w:rPr>
          <w:rFonts w:ascii="Times New Roman" w:eastAsia="宋体" w:hAnsi="Times New Roman" w:cs="Times New Roman"/>
          <w:sz w:val="24"/>
          <w:szCs w:val="24"/>
        </w:rPr>
        <w:t xml:space="preserve"> NR-</w:t>
      </w:r>
      <w:proofErr w:type="spellStart"/>
      <w:r w:rsidR="00755073">
        <w:rPr>
          <w:rFonts w:ascii="Times New Roman" w:eastAsia="宋体" w:hAnsi="Times New Roman" w:cs="Times New Roman" w:hint="eastAsia"/>
          <w:sz w:val="24"/>
          <w:szCs w:val="24"/>
        </w:rPr>
        <w:t>rGO</w:t>
      </w:r>
      <w:proofErr w:type="spellEnd"/>
      <w:r w:rsidR="00755073">
        <w:rPr>
          <w:rFonts w:ascii="Times New Roman" w:eastAsia="宋体" w:hAnsi="Times New Roman" w:cs="Times New Roman" w:hint="eastAsia"/>
          <w:sz w:val="24"/>
          <w:szCs w:val="24"/>
        </w:rPr>
        <w:t>）修饰氧化铟锡电极的免疫传感器，将抗体固定在修饰电极上用于检测</w:t>
      </w:r>
      <w:r w:rsidR="00755073">
        <w:rPr>
          <w:rFonts w:ascii="Times New Roman" w:eastAsia="宋体" w:hAnsi="Times New Roman" w:cs="Times New Roman" w:hint="eastAsia"/>
          <w:sz w:val="24"/>
          <w:szCs w:val="24"/>
        </w:rPr>
        <w:t>I</w:t>
      </w:r>
      <w:r w:rsidR="00755073">
        <w:rPr>
          <w:rFonts w:ascii="Times New Roman" w:eastAsia="宋体" w:hAnsi="Times New Roman" w:cs="Times New Roman"/>
          <w:sz w:val="24"/>
          <w:szCs w:val="24"/>
        </w:rPr>
        <w:t>FN-</w:t>
      </w:r>
      <w:r w:rsidR="00755073" w:rsidRPr="00EC71DE">
        <w:rPr>
          <w:rFonts w:ascii="Times New Roman" w:eastAsia="宋体" w:hAnsi="Times New Roman" w:cs="Times New Roman"/>
          <w:sz w:val="24"/>
          <w:szCs w:val="24"/>
        </w:rPr>
        <w:t>γ</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4d</w:t>
      </w:r>
      <w:r w:rsidR="00414507">
        <w:rPr>
          <w:rFonts w:ascii="Times New Roman" w:eastAsia="宋体" w:hAnsi="Times New Roman" w:cs="Times New Roman" w:hint="eastAsia"/>
          <w:sz w:val="24"/>
          <w:szCs w:val="24"/>
        </w:rPr>
        <w:t>）</w:t>
      </w:r>
      <w:r w:rsidR="00755073">
        <w:rPr>
          <w:rFonts w:ascii="Times New Roman" w:eastAsia="宋体" w:hAnsi="Times New Roman" w:cs="Times New Roman" w:hint="eastAsia"/>
          <w:sz w:val="24"/>
          <w:szCs w:val="24"/>
        </w:rPr>
        <w:t>。</w:t>
      </w:r>
      <w:r w:rsidR="00414507">
        <w:rPr>
          <w:rFonts w:ascii="Times New Roman" w:eastAsia="宋体" w:hAnsi="Times New Roman" w:cs="Times New Roman" w:hint="eastAsia"/>
          <w:sz w:val="24"/>
          <w:szCs w:val="24"/>
        </w:rPr>
        <w:t>如图</w:t>
      </w:r>
      <w:r w:rsidR="00414507">
        <w:rPr>
          <w:rFonts w:ascii="Times New Roman" w:eastAsia="宋体" w:hAnsi="Times New Roman" w:cs="Times New Roman" w:hint="eastAsia"/>
          <w:sz w:val="24"/>
          <w:szCs w:val="24"/>
        </w:rPr>
        <w:t>4e-f</w:t>
      </w:r>
      <w:r w:rsidR="00414507">
        <w:rPr>
          <w:rFonts w:ascii="Times New Roman" w:eastAsia="宋体" w:hAnsi="Times New Roman" w:cs="Times New Roman" w:hint="eastAsia"/>
          <w:sz w:val="24"/>
          <w:szCs w:val="24"/>
        </w:rPr>
        <w:t>所示，</w:t>
      </w:r>
      <w:r w:rsidR="00755073">
        <w:rPr>
          <w:rFonts w:ascii="Times New Roman" w:eastAsia="宋体" w:hAnsi="Times New Roman" w:cs="Times New Roman" w:hint="eastAsia"/>
          <w:sz w:val="24"/>
          <w:szCs w:val="24"/>
        </w:rPr>
        <w:t>该免疫传感器对</w:t>
      </w:r>
      <w:r w:rsidR="00755073">
        <w:rPr>
          <w:rFonts w:ascii="Times New Roman" w:eastAsia="宋体" w:hAnsi="Times New Roman" w:cs="Times New Roman" w:hint="eastAsia"/>
          <w:sz w:val="24"/>
          <w:szCs w:val="24"/>
        </w:rPr>
        <w:t>I</w:t>
      </w:r>
      <w:r w:rsidR="00755073">
        <w:rPr>
          <w:rFonts w:ascii="Times New Roman" w:eastAsia="宋体" w:hAnsi="Times New Roman" w:cs="Times New Roman"/>
          <w:sz w:val="24"/>
          <w:szCs w:val="24"/>
        </w:rPr>
        <w:t>FN-</w:t>
      </w:r>
      <w:r w:rsidR="00755073" w:rsidRPr="00EC71DE">
        <w:rPr>
          <w:rFonts w:ascii="Times New Roman" w:eastAsia="宋体" w:hAnsi="Times New Roman" w:cs="Times New Roman"/>
          <w:sz w:val="24"/>
          <w:szCs w:val="24"/>
        </w:rPr>
        <w:t>γ</w:t>
      </w:r>
      <w:r w:rsidR="00755073">
        <w:rPr>
          <w:rFonts w:ascii="Times New Roman" w:eastAsia="宋体" w:hAnsi="Times New Roman" w:cs="Times New Roman" w:hint="eastAsia"/>
          <w:sz w:val="24"/>
          <w:szCs w:val="24"/>
        </w:rPr>
        <w:t>的检测</w:t>
      </w:r>
      <w:r w:rsidR="00AA1399">
        <w:rPr>
          <w:rFonts w:ascii="Times New Roman" w:eastAsia="宋体" w:hAnsi="Times New Roman" w:cs="Times New Roman" w:hint="eastAsia"/>
          <w:sz w:val="24"/>
          <w:szCs w:val="24"/>
        </w:rPr>
        <w:t>线性</w:t>
      </w:r>
      <w:r w:rsidR="00755073">
        <w:rPr>
          <w:rFonts w:ascii="Times New Roman" w:eastAsia="宋体" w:hAnsi="Times New Roman" w:cs="Times New Roman" w:hint="eastAsia"/>
          <w:sz w:val="24"/>
          <w:szCs w:val="24"/>
        </w:rPr>
        <w:t>动态范围为</w:t>
      </w:r>
      <w:r w:rsidR="00755073">
        <w:rPr>
          <w:rFonts w:ascii="Times New Roman" w:eastAsia="宋体" w:hAnsi="Times New Roman" w:cs="Times New Roman" w:hint="eastAsia"/>
          <w:sz w:val="24"/>
          <w:szCs w:val="24"/>
        </w:rPr>
        <w:t>5</w:t>
      </w:r>
      <w:r w:rsidR="00755073">
        <w:rPr>
          <w:rFonts w:ascii="Times New Roman" w:eastAsia="宋体" w:hAnsi="Times New Roman" w:cs="Times New Roman"/>
          <w:sz w:val="24"/>
          <w:szCs w:val="24"/>
        </w:rPr>
        <w:t xml:space="preserve">-1000 </w:t>
      </w:r>
      <w:proofErr w:type="spellStart"/>
      <w:r w:rsidR="00755073">
        <w:rPr>
          <w:rFonts w:ascii="Times New Roman" w:eastAsia="宋体" w:hAnsi="Times New Roman" w:cs="Times New Roman" w:hint="eastAsia"/>
          <w:sz w:val="24"/>
          <w:szCs w:val="24"/>
        </w:rPr>
        <w:t>pg</w:t>
      </w:r>
      <w:proofErr w:type="spellEnd"/>
      <w:r w:rsidR="00755073">
        <w:rPr>
          <w:rFonts w:ascii="Times New Roman" w:eastAsia="宋体" w:hAnsi="Times New Roman" w:cs="Times New Roman"/>
          <w:sz w:val="24"/>
          <w:szCs w:val="24"/>
        </w:rPr>
        <w:t xml:space="preserve"> </w:t>
      </w:r>
      <w:r w:rsidR="00755073">
        <w:rPr>
          <w:rFonts w:ascii="Times New Roman" w:eastAsia="宋体" w:hAnsi="Times New Roman" w:cs="Times New Roman" w:hint="eastAsia"/>
          <w:sz w:val="24"/>
          <w:szCs w:val="24"/>
        </w:rPr>
        <w:t>mL</w:t>
      </w:r>
      <w:r w:rsidR="00755073" w:rsidRPr="00755073">
        <w:rPr>
          <w:rFonts w:ascii="Times New Roman" w:eastAsia="宋体" w:hAnsi="Times New Roman" w:cs="Times New Roman"/>
          <w:sz w:val="24"/>
          <w:szCs w:val="24"/>
          <w:vertAlign w:val="superscript"/>
        </w:rPr>
        <w:t>-1</w:t>
      </w:r>
      <w:r w:rsidR="00755073">
        <w:rPr>
          <w:rFonts w:ascii="Times New Roman" w:eastAsia="宋体" w:hAnsi="Times New Roman" w:cs="Times New Roman" w:hint="eastAsia"/>
          <w:sz w:val="24"/>
          <w:szCs w:val="24"/>
        </w:rPr>
        <w:t>，检测限为</w:t>
      </w:r>
      <w:r w:rsidR="009D7A68">
        <w:rPr>
          <w:rFonts w:ascii="Times New Roman" w:eastAsia="宋体" w:hAnsi="Times New Roman" w:cs="Times New Roman" w:hint="eastAsia"/>
          <w:sz w:val="24"/>
          <w:szCs w:val="24"/>
        </w:rPr>
        <w:t>2</w:t>
      </w:r>
      <w:r w:rsidR="009D7A68">
        <w:rPr>
          <w:rFonts w:ascii="Times New Roman" w:eastAsia="宋体" w:hAnsi="Times New Roman" w:cs="Times New Roman"/>
          <w:sz w:val="24"/>
          <w:szCs w:val="24"/>
        </w:rPr>
        <w:t xml:space="preserve">.5 </w:t>
      </w:r>
      <w:proofErr w:type="spellStart"/>
      <w:r w:rsidR="009D7A68">
        <w:rPr>
          <w:rFonts w:ascii="Times New Roman" w:eastAsia="宋体" w:hAnsi="Times New Roman" w:cs="Times New Roman" w:hint="eastAsia"/>
          <w:sz w:val="24"/>
          <w:szCs w:val="24"/>
        </w:rPr>
        <w:t>pg</w:t>
      </w:r>
      <w:proofErr w:type="spellEnd"/>
      <w:r w:rsidR="009D7A68">
        <w:rPr>
          <w:rFonts w:ascii="Times New Roman" w:eastAsia="宋体" w:hAnsi="Times New Roman" w:cs="Times New Roman"/>
          <w:sz w:val="24"/>
          <w:szCs w:val="24"/>
        </w:rPr>
        <w:t xml:space="preserve"> </w:t>
      </w:r>
      <w:r w:rsidR="009D7A68">
        <w:rPr>
          <w:rFonts w:ascii="Times New Roman" w:eastAsia="宋体" w:hAnsi="Times New Roman" w:cs="Times New Roman" w:hint="eastAsia"/>
          <w:sz w:val="24"/>
          <w:szCs w:val="24"/>
        </w:rPr>
        <w:t>mL</w:t>
      </w:r>
      <w:r w:rsidR="009D7A68" w:rsidRPr="00755073">
        <w:rPr>
          <w:rFonts w:ascii="Times New Roman" w:eastAsia="宋体" w:hAnsi="Times New Roman" w:cs="Times New Roman"/>
          <w:sz w:val="24"/>
          <w:szCs w:val="24"/>
          <w:vertAlign w:val="superscript"/>
        </w:rPr>
        <w:t>-1</w:t>
      </w:r>
      <w:r w:rsidR="009D7A68" w:rsidRPr="009D7A68">
        <w:rPr>
          <w:rFonts w:ascii="Times New Roman" w:eastAsia="宋体" w:hAnsi="Times New Roman" w:cs="Times New Roman" w:hint="eastAsia"/>
          <w:sz w:val="24"/>
          <w:szCs w:val="24"/>
        </w:rPr>
        <w:t>，</w:t>
      </w:r>
      <w:r w:rsidR="009D7A68">
        <w:rPr>
          <w:rFonts w:ascii="Times New Roman" w:eastAsia="宋体" w:hAnsi="Times New Roman" w:cs="Times New Roman" w:hint="eastAsia"/>
          <w:sz w:val="24"/>
          <w:szCs w:val="24"/>
        </w:rPr>
        <w:t>且具有特异性。</w:t>
      </w:r>
      <w:r w:rsidR="009D7A68">
        <w:rPr>
          <w:rFonts w:ascii="Times New Roman" w:eastAsia="宋体" w:hAnsi="Times New Roman" w:cs="Times New Roman" w:hint="eastAsia"/>
          <w:sz w:val="24"/>
          <w:szCs w:val="24"/>
        </w:rPr>
        <w:t>Andr</w:t>
      </w:r>
      <w:r w:rsidR="009D7A68">
        <w:rPr>
          <w:rFonts w:ascii="Times New Roman" w:eastAsia="宋体" w:hAnsi="Times New Roman" w:cs="Times New Roman"/>
          <w:sz w:val="24"/>
          <w:szCs w:val="24"/>
        </w:rPr>
        <w:t>ade</w:t>
      </w:r>
      <w:r w:rsidR="009D7A68">
        <w:rPr>
          <w:rFonts w:ascii="Times New Roman" w:eastAsia="宋体" w:hAnsi="Times New Roman" w:cs="Times New Roman" w:hint="eastAsia"/>
          <w:sz w:val="24"/>
          <w:szCs w:val="24"/>
        </w:rPr>
        <w:t>等</w:t>
      </w:r>
      <w:r w:rsidR="009D7A68">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&lt;EndNote&gt;&lt;Cite&gt;&lt;Author&gt;Avelino&lt;/Author&gt;&lt;Year&gt;2023&lt;/Year&gt;&lt;RecNum&gt;474&lt;/RecNum&gt;&lt;DisplayText&gt;[69]&lt;/DisplayText&gt;&lt;record&gt;&lt;rec-number&gt;474&lt;/rec-number&gt;&lt;foreign-keys&gt;&lt;key app="EN" db-id="wfpvea5w2st2f2e00x4pe9ah5s9sdtta05r5" timestamp="1695301795"&gt;474&lt;/key&gt;&lt;key app="ENWeb" db-id=""&gt;0&lt;/key&gt;&lt;/foreign-keys&gt;&lt;ref-type name="Journal Article"&gt;17&lt;/ref-type&gt;&lt;contributors&gt;&lt;authors&gt;&lt;author&gt;Avelino, Karen Y. P. S.&lt;/author&gt;&lt;author&gt;Silva-Junior, Alberto G.&lt;/author&gt;&lt;author&gt;Pitta, Maira G. R.&lt;/author&gt;&lt;author&gt;Errachid, Abdelhamid&lt;/author&gt;&lt;author&gt;Oliveira, Maria D. L.&lt;/author&gt;&lt;author&gt;Andrade, César A. S.&lt;/author&gt;&lt;/authors&gt;&lt;/contributors&gt;&lt;titles&gt;&lt;title&gt;Nanoimmunosensor for the electrochemical detection of oncostatin M receptor and monoclonal autoantibodies in systemic sclerosis&lt;/title&gt;&lt;secondary-title&gt;Talanta&lt;/secondary-title&gt;&lt;/titles&gt;&lt;periodical&gt;&lt;full-title&gt;Talanta&lt;/full-title&gt;&lt;/periodical&gt;&lt;pages&gt;124285&lt;/pages&gt;&lt;volume&gt;256&lt;/volume&gt;&lt;dates&gt;&lt;year&gt;2023&lt;/year&gt;&lt;/dates&gt;&lt;isbn&gt;00399140&lt;/isbn&gt;&lt;urls&gt;&lt;/urls&gt;&lt;electronic-resource-num&gt;10.1016/j.talanta.2023.124285&lt;/electronic-resource-num&gt;&lt;/record&gt;&lt;/Cite&gt;&lt;/EndNote&gt;</w:instrText>
      </w:r>
      <w:r w:rsidR="009D7A68">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[69]</w:t>
      </w:r>
      <w:r w:rsidR="009D7A68">
        <w:rPr>
          <w:rFonts w:ascii="Times New Roman" w:eastAsia="宋体" w:hAnsi="Times New Roman" w:cs="Times New Roman"/>
          <w:sz w:val="24"/>
          <w:szCs w:val="24"/>
        </w:rPr>
        <w:fldChar w:fldCharType="end"/>
      </w:r>
      <w:r w:rsidR="00354E68">
        <w:rPr>
          <w:rFonts w:ascii="宋体" w:eastAsia="宋体" w:hAnsi="宋体" w:hint="eastAsia"/>
          <w:sz w:val="24"/>
          <w:szCs w:val="24"/>
        </w:rPr>
        <w:t>研制了一种纳米工程免疫传感器</w:t>
      </w:r>
      <w:r w:rsidR="009D7A68">
        <w:rPr>
          <w:rFonts w:hint="eastAsia"/>
        </w:rPr>
        <w:t>。</w:t>
      </w:r>
      <w:r w:rsidR="00354E68" w:rsidRPr="00354E68">
        <w:rPr>
          <w:rFonts w:ascii="宋体" w:eastAsia="宋体" w:hAnsi="宋体" w:hint="eastAsia"/>
          <w:sz w:val="24"/>
          <w:szCs w:val="24"/>
        </w:rPr>
        <w:t>该生物传感器</w:t>
      </w:r>
      <w:r w:rsidR="00354E68">
        <w:rPr>
          <w:rFonts w:ascii="Times New Roman" w:eastAsia="宋体" w:hAnsi="Times New Roman" w:cs="Times New Roman" w:hint="eastAsia"/>
          <w:sz w:val="24"/>
          <w:szCs w:val="24"/>
        </w:rPr>
        <w:t>电极表面修饰了聚吡咯导电层、金</w:t>
      </w:r>
      <w:proofErr w:type="gramStart"/>
      <w:r w:rsidR="00354E68">
        <w:rPr>
          <w:rFonts w:ascii="Times New Roman" w:eastAsia="宋体" w:hAnsi="Times New Roman" w:cs="Times New Roman" w:hint="eastAsia"/>
          <w:sz w:val="24"/>
          <w:szCs w:val="24"/>
        </w:rPr>
        <w:t>纳米颗和</w:t>
      </w:r>
      <w:r w:rsidR="00077C42">
        <w:rPr>
          <w:rFonts w:ascii="Times New Roman" w:eastAsia="宋体" w:hAnsi="Times New Roman" w:cs="Times New Roman" w:hint="eastAsia"/>
          <w:sz w:val="24"/>
          <w:szCs w:val="24"/>
        </w:rPr>
        <w:t>生物</w:t>
      </w:r>
      <w:proofErr w:type="gramEnd"/>
      <w:r w:rsidR="00077C42">
        <w:rPr>
          <w:rFonts w:ascii="Times New Roman" w:eastAsia="宋体" w:hAnsi="Times New Roman" w:cs="Times New Roman" w:hint="eastAsia"/>
          <w:sz w:val="24"/>
          <w:szCs w:val="24"/>
        </w:rPr>
        <w:t>受体分子（</w:t>
      </w:r>
      <w:r w:rsidR="00077C42" w:rsidRPr="009D7A68">
        <w:rPr>
          <w:rFonts w:ascii="Times New Roman" w:eastAsia="宋体" w:hAnsi="Times New Roman" w:cs="Times New Roman" w:hint="eastAsia"/>
          <w:sz w:val="24"/>
          <w:szCs w:val="24"/>
        </w:rPr>
        <w:t>抗</w:t>
      </w:r>
      <w:r w:rsidR="00077C42">
        <w:rPr>
          <w:rFonts w:ascii="Times New Roman" w:eastAsia="宋体" w:hAnsi="Times New Roman" w:cs="Times New Roman"/>
          <w:sz w:val="24"/>
          <w:szCs w:val="24"/>
        </w:rPr>
        <w:t>OSMR</w:t>
      </w:r>
      <w:r w:rsidR="00077C42" w:rsidRPr="009D7A68">
        <w:rPr>
          <w:rFonts w:ascii="Times New Roman" w:eastAsia="宋体" w:hAnsi="Times New Roman" w:cs="Times New Roman"/>
          <w:sz w:val="24"/>
          <w:szCs w:val="24"/>
        </w:rPr>
        <w:t>抗体</w:t>
      </w:r>
      <w:r w:rsidR="00077C42">
        <w:rPr>
          <w:rFonts w:ascii="Times New Roman" w:eastAsia="宋体" w:hAnsi="Times New Roman" w:cs="Times New Roman" w:hint="eastAsia"/>
          <w:sz w:val="24"/>
          <w:szCs w:val="24"/>
        </w:rPr>
        <w:t>或肿瘤抑制素</w:t>
      </w:r>
      <w:r w:rsidR="00077C42">
        <w:rPr>
          <w:rFonts w:ascii="Times New Roman" w:eastAsia="宋体" w:hAnsi="Times New Roman" w:cs="Times New Roman" w:hint="eastAsia"/>
          <w:sz w:val="24"/>
          <w:szCs w:val="24"/>
        </w:rPr>
        <w:t>M</w:t>
      </w:r>
      <w:r w:rsidR="00077C42">
        <w:rPr>
          <w:rFonts w:ascii="Times New Roman" w:eastAsia="宋体" w:hAnsi="Times New Roman" w:cs="Times New Roman" w:hint="eastAsia"/>
          <w:sz w:val="24"/>
          <w:szCs w:val="24"/>
        </w:rPr>
        <w:t>受体（</w:t>
      </w:r>
      <w:proofErr w:type="spellStart"/>
      <w:r w:rsidR="00077C42">
        <w:rPr>
          <w:rFonts w:ascii="Times New Roman" w:eastAsia="宋体" w:hAnsi="Times New Roman" w:cs="Times New Roman" w:hint="eastAsia"/>
          <w:sz w:val="24"/>
          <w:szCs w:val="24"/>
        </w:rPr>
        <w:t>sO</w:t>
      </w:r>
      <w:r w:rsidR="00077C42">
        <w:rPr>
          <w:rFonts w:ascii="Times New Roman" w:eastAsia="宋体" w:hAnsi="Times New Roman" w:cs="Times New Roman"/>
          <w:sz w:val="24"/>
          <w:szCs w:val="24"/>
        </w:rPr>
        <w:t>SMR</w:t>
      </w:r>
      <w:proofErr w:type="spellEnd"/>
      <w:r w:rsidR="00077C42">
        <w:rPr>
          <w:rFonts w:ascii="Times New Roman" w:eastAsia="宋体" w:hAnsi="Times New Roman" w:cs="Times New Roman" w:hint="eastAsia"/>
          <w:sz w:val="24"/>
          <w:szCs w:val="24"/>
        </w:rPr>
        <w:t>）蛋白）</w:t>
      </w:r>
      <w:r w:rsidR="00CB0F4A">
        <w:rPr>
          <w:rFonts w:ascii="Times New Roman" w:eastAsia="宋体" w:hAnsi="Times New Roman" w:cs="Times New Roman" w:hint="eastAsia"/>
          <w:sz w:val="24"/>
          <w:szCs w:val="24"/>
        </w:rPr>
        <w:t>，</w:t>
      </w:r>
      <w:r w:rsidR="00077C42">
        <w:rPr>
          <w:rFonts w:ascii="Times New Roman" w:eastAsia="宋体" w:hAnsi="Times New Roman" w:cs="Times New Roman" w:hint="eastAsia"/>
          <w:sz w:val="24"/>
          <w:szCs w:val="24"/>
        </w:rPr>
        <w:t>用于</w:t>
      </w:r>
      <w:r w:rsidR="00354E68">
        <w:rPr>
          <w:rFonts w:ascii="Times New Roman" w:eastAsia="宋体" w:hAnsi="Times New Roman" w:cs="Times New Roman" w:hint="eastAsia"/>
          <w:sz w:val="24"/>
          <w:szCs w:val="24"/>
        </w:rPr>
        <w:t>肿瘤抑制素</w:t>
      </w:r>
      <w:r w:rsidR="00354E68">
        <w:rPr>
          <w:rFonts w:ascii="Times New Roman" w:eastAsia="宋体" w:hAnsi="Times New Roman" w:cs="Times New Roman" w:hint="eastAsia"/>
          <w:sz w:val="24"/>
          <w:szCs w:val="24"/>
        </w:rPr>
        <w:t>M</w:t>
      </w:r>
      <w:r w:rsidR="00354E68">
        <w:rPr>
          <w:rFonts w:ascii="Times New Roman" w:eastAsia="宋体" w:hAnsi="Times New Roman" w:cs="Times New Roman" w:hint="eastAsia"/>
          <w:sz w:val="24"/>
          <w:szCs w:val="24"/>
        </w:rPr>
        <w:t>受体</w:t>
      </w:r>
      <w:r w:rsidR="00077C42">
        <w:rPr>
          <w:rFonts w:ascii="Times New Roman" w:eastAsia="宋体" w:hAnsi="Times New Roman" w:cs="Times New Roman" w:hint="eastAsia"/>
          <w:sz w:val="24"/>
          <w:szCs w:val="24"/>
        </w:rPr>
        <w:t>（</w:t>
      </w:r>
      <w:proofErr w:type="spellStart"/>
      <w:r w:rsidR="00077C42">
        <w:rPr>
          <w:rFonts w:ascii="Times New Roman" w:eastAsia="宋体" w:hAnsi="Times New Roman" w:cs="Times New Roman" w:hint="eastAsia"/>
          <w:sz w:val="24"/>
          <w:szCs w:val="24"/>
        </w:rPr>
        <w:t>sO</w:t>
      </w:r>
      <w:r w:rsidR="00077C42">
        <w:rPr>
          <w:rFonts w:ascii="Times New Roman" w:eastAsia="宋体" w:hAnsi="Times New Roman" w:cs="Times New Roman"/>
          <w:sz w:val="24"/>
          <w:szCs w:val="24"/>
        </w:rPr>
        <w:t>SMR</w:t>
      </w:r>
      <w:proofErr w:type="spellEnd"/>
      <w:r w:rsidR="00077C42">
        <w:rPr>
          <w:rFonts w:ascii="Times New Roman" w:eastAsia="宋体" w:hAnsi="Times New Roman" w:cs="Times New Roman" w:hint="eastAsia"/>
          <w:sz w:val="24"/>
          <w:szCs w:val="24"/>
        </w:rPr>
        <w:t>）蛋白</w:t>
      </w:r>
      <w:r w:rsidR="00CB0F4A">
        <w:rPr>
          <w:rFonts w:ascii="Times New Roman" w:eastAsia="宋体" w:hAnsi="Times New Roman" w:cs="Times New Roman" w:hint="eastAsia"/>
          <w:sz w:val="24"/>
          <w:szCs w:val="24"/>
        </w:rPr>
        <w:t>或</w:t>
      </w:r>
      <w:r w:rsidR="00CB0F4A" w:rsidRPr="009D7A68">
        <w:rPr>
          <w:rFonts w:ascii="Times New Roman" w:eastAsia="宋体" w:hAnsi="Times New Roman" w:cs="Times New Roman" w:hint="eastAsia"/>
          <w:sz w:val="24"/>
          <w:szCs w:val="24"/>
        </w:rPr>
        <w:t>抗</w:t>
      </w:r>
      <w:r w:rsidR="00CB0F4A">
        <w:rPr>
          <w:rFonts w:ascii="Times New Roman" w:eastAsia="宋体" w:hAnsi="Times New Roman" w:cs="Times New Roman"/>
          <w:sz w:val="24"/>
          <w:szCs w:val="24"/>
        </w:rPr>
        <w:t>OSMR</w:t>
      </w:r>
      <w:r w:rsidR="00CB0F4A" w:rsidRPr="009D7A68">
        <w:rPr>
          <w:rFonts w:ascii="Times New Roman" w:eastAsia="宋体" w:hAnsi="Times New Roman" w:cs="Times New Roman"/>
          <w:sz w:val="24"/>
          <w:szCs w:val="24"/>
        </w:rPr>
        <w:t>抗体</w:t>
      </w:r>
      <w:r w:rsidR="00077C42">
        <w:rPr>
          <w:rFonts w:ascii="Times New Roman" w:eastAsia="宋体" w:hAnsi="Times New Roman" w:cs="Times New Roman" w:hint="eastAsia"/>
          <w:sz w:val="24"/>
          <w:szCs w:val="24"/>
        </w:rPr>
        <w:t>的检测</w:t>
      </w:r>
      <w:r w:rsidR="00354E68">
        <w:rPr>
          <w:rFonts w:ascii="Times New Roman" w:eastAsia="宋体" w:hAnsi="Times New Roman" w:cs="Times New Roman" w:hint="eastAsia"/>
          <w:sz w:val="24"/>
          <w:szCs w:val="24"/>
        </w:rPr>
        <w:t>。</w:t>
      </w:r>
      <w:r w:rsidR="00CB0F4A">
        <w:rPr>
          <w:rFonts w:ascii="Times New Roman" w:eastAsia="宋体" w:hAnsi="Times New Roman" w:cs="Times New Roman" w:hint="eastAsia"/>
          <w:sz w:val="24"/>
          <w:szCs w:val="24"/>
        </w:rPr>
        <w:t>研究表明</w:t>
      </w:r>
      <w:r w:rsidR="009D7A68" w:rsidRPr="009D7A68">
        <w:rPr>
          <w:rFonts w:ascii="Times New Roman" w:eastAsia="宋体" w:hAnsi="Times New Roman" w:cs="Times New Roman" w:hint="eastAsia"/>
          <w:sz w:val="24"/>
          <w:szCs w:val="24"/>
        </w:rPr>
        <w:t>基于抗</w:t>
      </w:r>
      <w:r w:rsidR="00354E68">
        <w:rPr>
          <w:rFonts w:ascii="Times New Roman" w:eastAsia="宋体" w:hAnsi="Times New Roman" w:cs="Times New Roman"/>
          <w:sz w:val="24"/>
          <w:szCs w:val="24"/>
        </w:rPr>
        <w:t>OSMR</w:t>
      </w:r>
      <w:r w:rsidR="009D7A68" w:rsidRPr="009D7A68">
        <w:rPr>
          <w:rFonts w:ascii="Times New Roman" w:eastAsia="宋体" w:hAnsi="Times New Roman" w:cs="Times New Roman"/>
          <w:sz w:val="24"/>
          <w:szCs w:val="24"/>
        </w:rPr>
        <w:t>抗体的</w:t>
      </w:r>
      <w:r w:rsidR="00354E68">
        <w:rPr>
          <w:rFonts w:ascii="Times New Roman" w:eastAsia="宋体" w:hAnsi="Times New Roman" w:cs="Times New Roman" w:hint="eastAsia"/>
          <w:sz w:val="24"/>
          <w:szCs w:val="24"/>
        </w:rPr>
        <w:t>传感器展示</w:t>
      </w:r>
      <w:r w:rsidR="00354E68" w:rsidRPr="009D7A68">
        <w:rPr>
          <w:rFonts w:ascii="Times New Roman" w:eastAsia="宋体" w:hAnsi="Times New Roman" w:cs="Times New Roman"/>
          <w:sz w:val="24"/>
          <w:szCs w:val="24"/>
        </w:rPr>
        <w:t>出</w:t>
      </w:r>
      <w:r w:rsidR="00354E68">
        <w:rPr>
          <w:rFonts w:ascii="Times New Roman" w:eastAsia="宋体" w:hAnsi="Times New Roman" w:cs="Times New Roman" w:hint="eastAsia"/>
          <w:sz w:val="24"/>
          <w:szCs w:val="24"/>
        </w:rPr>
        <w:t>对</w:t>
      </w:r>
      <w:proofErr w:type="spellStart"/>
      <w:r w:rsidR="00354E68" w:rsidRPr="009D7A68">
        <w:rPr>
          <w:rFonts w:ascii="Times New Roman" w:eastAsia="宋体" w:hAnsi="Times New Roman" w:cs="Times New Roman"/>
          <w:sz w:val="24"/>
          <w:szCs w:val="24"/>
        </w:rPr>
        <w:t>sOSMR</w:t>
      </w:r>
      <w:proofErr w:type="spellEnd"/>
      <w:r w:rsidR="00354E68" w:rsidRPr="009D7A68">
        <w:rPr>
          <w:rFonts w:ascii="Times New Roman" w:eastAsia="宋体" w:hAnsi="Times New Roman" w:cs="Times New Roman"/>
          <w:sz w:val="24"/>
          <w:szCs w:val="24"/>
        </w:rPr>
        <w:t>蛋白检测的灵敏度</w:t>
      </w:r>
      <w:r w:rsidR="00354E68">
        <w:rPr>
          <w:rFonts w:ascii="Times New Roman" w:eastAsia="宋体" w:hAnsi="Times New Roman" w:cs="Times New Roman" w:hint="eastAsia"/>
          <w:sz w:val="24"/>
          <w:szCs w:val="24"/>
        </w:rPr>
        <w:t>，</w:t>
      </w:r>
      <w:r w:rsidR="009D7A68" w:rsidRPr="009D7A68">
        <w:rPr>
          <w:rFonts w:ascii="Times New Roman" w:eastAsia="宋体" w:hAnsi="Times New Roman" w:cs="Times New Roman"/>
          <w:sz w:val="24"/>
          <w:szCs w:val="24"/>
        </w:rPr>
        <w:t>检测限为</w:t>
      </w:r>
      <w:r w:rsidR="009D7A68" w:rsidRPr="009D7A68">
        <w:rPr>
          <w:rFonts w:ascii="Times New Roman" w:eastAsia="宋体" w:hAnsi="Times New Roman" w:cs="Times New Roman"/>
          <w:sz w:val="24"/>
          <w:szCs w:val="24"/>
        </w:rPr>
        <w:t xml:space="preserve">0.42 </w:t>
      </w:r>
      <w:proofErr w:type="spellStart"/>
      <w:r w:rsidR="009D7A68" w:rsidRPr="009D7A68">
        <w:rPr>
          <w:rFonts w:ascii="Times New Roman" w:eastAsia="宋体" w:hAnsi="Times New Roman" w:cs="Times New Roman"/>
          <w:sz w:val="24"/>
          <w:szCs w:val="24"/>
        </w:rPr>
        <w:t>pg</w:t>
      </w:r>
      <w:proofErr w:type="spellEnd"/>
      <w:r w:rsidR="009D7A68" w:rsidRPr="009D7A68">
        <w:rPr>
          <w:rFonts w:ascii="Times New Roman" w:eastAsia="宋体" w:hAnsi="Times New Roman" w:cs="Times New Roman"/>
          <w:sz w:val="24"/>
          <w:szCs w:val="24"/>
        </w:rPr>
        <w:t xml:space="preserve"> mL</w:t>
      </w:r>
      <w:r w:rsidR="009D7A68" w:rsidRPr="00354E68">
        <w:rPr>
          <w:rFonts w:ascii="Times New Roman" w:eastAsia="宋体" w:hAnsi="Times New Roman" w:cs="Times New Roman"/>
          <w:sz w:val="24"/>
          <w:szCs w:val="24"/>
          <w:vertAlign w:val="superscript"/>
        </w:rPr>
        <w:t>−1</w:t>
      </w:r>
      <w:r w:rsidR="009D7A68" w:rsidRPr="009D7A68">
        <w:rPr>
          <w:rFonts w:ascii="Times New Roman" w:eastAsia="宋体" w:hAnsi="Times New Roman" w:cs="Times New Roman"/>
          <w:sz w:val="24"/>
          <w:szCs w:val="24"/>
        </w:rPr>
        <w:t>，线性响应在</w:t>
      </w:r>
      <w:r w:rsidR="009D7A68" w:rsidRPr="009D7A68">
        <w:rPr>
          <w:rFonts w:ascii="Times New Roman" w:eastAsia="宋体" w:hAnsi="Times New Roman" w:cs="Times New Roman"/>
          <w:sz w:val="24"/>
          <w:szCs w:val="24"/>
        </w:rPr>
        <w:t xml:space="preserve">0.005 </w:t>
      </w:r>
      <w:r w:rsidR="00354E68">
        <w:rPr>
          <w:rFonts w:ascii="Times New Roman" w:eastAsia="宋体" w:hAnsi="Times New Roman" w:cs="Times New Roman"/>
          <w:sz w:val="24"/>
          <w:szCs w:val="24"/>
        </w:rPr>
        <w:t>-</w:t>
      </w:r>
      <w:r w:rsidR="009D7A68" w:rsidRPr="009D7A68">
        <w:rPr>
          <w:rFonts w:ascii="Times New Roman" w:eastAsia="宋体" w:hAnsi="Times New Roman" w:cs="Times New Roman"/>
          <w:sz w:val="24"/>
          <w:szCs w:val="24"/>
        </w:rPr>
        <w:t xml:space="preserve"> 500 </w:t>
      </w:r>
      <w:proofErr w:type="spellStart"/>
      <w:r w:rsidR="009D7A68" w:rsidRPr="009D7A68">
        <w:rPr>
          <w:rFonts w:ascii="Times New Roman" w:eastAsia="宋体" w:hAnsi="Times New Roman" w:cs="Times New Roman"/>
          <w:sz w:val="24"/>
          <w:szCs w:val="24"/>
        </w:rPr>
        <w:t>pg</w:t>
      </w:r>
      <w:proofErr w:type="spellEnd"/>
      <w:r w:rsidR="009D7A68" w:rsidRPr="009D7A68">
        <w:rPr>
          <w:rFonts w:ascii="Times New Roman" w:eastAsia="宋体" w:hAnsi="Times New Roman" w:cs="Times New Roman"/>
          <w:sz w:val="24"/>
          <w:szCs w:val="24"/>
        </w:rPr>
        <w:t xml:space="preserve"> mL</w:t>
      </w:r>
      <w:r w:rsidR="009D7A68" w:rsidRPr="00354E68">
        <w:rPr>
          <w:rFonts w:ascii="Times New Roman" w:eastAsia="宋体" w:hAnsi="Times New Roman" w:cs="Times New Roman"/>
          <w:sz w:val="24"/>
          <w:szCs w:val="24"/>
          <w:vertAlign w:val="superscript"/>
        </w:rPr>
        <w:t>−1</w:t>
      </w:r>
      <w:r w:rsidR="009D7A68" w:rsidRPr="009D7A68">
        <w:rPr>
          <w:rFonts w:ascii="Times New Roman" w:eastAsia="宋体" w:hAnsi="Times New Roman" w:cs="Times New Roman"/>
          <w:sz w:val="24"/>
          <w:szCs w:val="24"/>
        </w:rPr>
        <w:t>之间。</w:t>
      </w:r>
    </w:p>
    <w:p w:rsidR="00840CAA" w:rsidRDefault="00840CAA" w:rsidP="00840CAA">
      <w:pPr>
        <w:spacing w:line="360" w:lineRule="auto"/>
        <w:rPr>
          <w:rFonts w:ascii="Times New Roman" w:eastAsia="宋体" w:hAnsi="Times New Roman" w:cs="Times New Roman"/>
          <w:b/>
          <w:sz w:val="24"/>
          <w:szCs w:val="24"/>
        </w:rPr>
      </w:pPr>
      <w:r w:rsidRPr="00D51E27">
        <w:rPr>
          <w:rFonts w:ascii="Times New Roman" w:eastAsia="宋体" w:hAnsi="Times New Roman" w:cs="Times New Roman"/>
          <w:b/>
          <w:sz w:val="24"/>
          <w:szCs w:val="24"/>
        </w:rPr>
        <w:t xml:space="preserve">2.4 </w:t>
      </w:r>
      <w:r w:rsidRPr="00D51E27">
        <w:rPr>
          <w:rFonts w:ascii="Times New Roman" w:eastAsia="宋体" w:hAnsi="Times New Roman" w:cs="Times New Roman"/>
          <w:b/>
          <w:sz w:val="24"/>
          <w:szCs w:val="24"/>
        </w:rPr>
        <w:t>其他疾病检测</w:t>
      </w:r>
    </w:p>
    <w:p w:rsidR="005B5D1B" w:rsidRDefault="005B5D1B" w:rsidP="00840CAA">
      <w:pPr>
        <w:spacing w:line="360" w:lineRule="auto"/>
        <w:rPr>
          <w:rFonts w:ascii="Times New Roman" w:eastAsia="宋体" w:hAnsi="Times New Roman" w:cs="Times New Roman"/>
          <w:b/>
          <w:sz w:val="24"/>
          <w:szCs w:val="24"/>
        </w:rPr>
      </w:pPr>
      <w:r>
        <w:rPr>
          <w:rFonts w:ascii="Times New Roman" w:eastAsia="宋体" w:hAnsi="Times New Roman" w:cs="Times New Roman" w:hint="eastAsia"/>
          <w:b/>
          <w:noProof/>
          <w:sz w:val="24"/>
          <w:szCs w:val="24"/>
        </w:rPr>
        <w:lastRenderedPageBreak/>
        <w:drawing>
          <wp:inline distT="0" distB="0" distL="0" distR="0">
            <wp:extent cx="5274310" cy="50342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034280"/>
                    </a:xfrm>
                    <a:prstGeom prst="rect">
                      <a:avLst/>
                    </a:prstGeom>
                  </pic:spPr>
                </pic:pic>
              </a:graphicData>
            </a:graphic>
          </wp:inline>
        </w:drawing>
      </w:r>
    </w:p>
    <w:p w:rsidR="005B5D1B" w:rsidRPr="005B5D1B" w:rsidRDefault="005B5D1B" w:rsidP="00840CAA">
      <w:pPr>
        <w:spacing w:line="360" w:lineRule="auto"/>
        <w:rPr>
          <w:rFonts w:ascii="Times New Roman" w:eastAsia="宋体" w:hAnsi="Times New Roman" w:cs="Times New Roman"/>
          <w:sz w:val="24"/>
          <w:szCs w:val="24"/>
        </w:rPr>
      </w:pPr>
      <w:r w:rsidRPr="005B5D1B">
        <w:rPr>
          <w:rFonts w:ascii="Times New Roman" w:eastAsia="宋体" w:hAnsi="Times New Roman" w:cs="Times New Roman" w:hint="eastAsia"/>
          <w:sz w:val="24"/>
          <w:szCs w:val="24"/>
        </w:rPr>
        <w:t>图</w:t>
      </w:r>
      <w:r w:rsidRPr="005B5D1B">
        <w:rPr>
          <w:rFonts w:ascii="Times New Roman" w:eastAsia="宋体" w:hAnsi="Times New Roman" w:cs="Times New Roman" w:hint="eastAsia"/>
          <w:sz w:val="24"/>
          <w:szCs w:val="24"/>
        </w:rPr>
        <w:t>5</w:t>
      </w:r>
      <w:r w:rsidRPr="005B5D1B">
        <w:rPr>
          <w:rFonts w:ascii="Times New Roman" w:eastAsia="宋体" w:hAnsi="Times New Roman" w:cs="Times New Roman"/>
          <w:sz w:val="24"/>
          <w:szCs w:val="24"/>
        </w:rPr>
        <w:t xml:space="preserve"> </w:t>
      </w:r>
      <w:r w:rsidRPr="005B5D1B">
        <w:rPr>
          <w:rFonts w:ascii="Times New Roman" w:eastAsia="宋体" w:hAnsi="Times New Roman" w:cs="Times New Roman" w:hint="eastAsia"/>
          <w:sz w:val="24"/>
          <w:szCs w:val="24"/>
        </w:rPr>
        <w:t>（</w:t>
      </w:r>
      <w:r w:rsidRPr="005B5D1B">
        <w:rPr>
          <w:rFonts w:ascii="Times New Roman" w:eastAsia="宋体" w:hAnsi="Times New Roman" w:cs="Times New Roman"/>
          <w:sz w:val="24"/>
          <w:szCs w:val="24"/>
        </w:rPr>
        <w:t>a</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HRP-Ab2-Au-COF</w:t>
      </w:r>
      <w:r w:rsidRPr="005B5D1B">
        <w:rPr>
          <w:rFonts w:ascii="Times New Roman" w:eastAsia="宋体" w:hAnsi="Times New Roman" w:cs="Times New Roman"/>
          <w:sz w:val="24"/>
          <w:szCs w:val="24"/>
        </w:rPr>
        <w:t>的合成及</w:t>
      </w:r>
      <w:proofErr w:type="spellStart"/>
      <w:r w:rsidRPr="005B5D1B">
        <w:rPr>
          <w:rFonts w:ascii="Times New Roman" w:eastAsia="宋体" w:hAnsi="Times New Roman" w:cs="Times New Roman"/>
          <w:sz w:val="24"/>
          <w:szCs w:val="24"/>
        </w:rPr>
        <w:t>cTnI</w:t>
      </w:r>
      <w:proofErr w:type="spellEnd"/>
      <w:r w:rsidRPr="005B5D1B">
        <w:rPr>
          <w:rFonts w:ascii="Times New Roman" w:eastAsia="宋体" w:hAnsi="Times New Roman" w:cs="Times New Roman"/>
          <w:sz w:val="24"/>
          <w:szCs w:val="24"/>
        </w:rPr>
        <w:t>检测生物传感器的制备示意图，（</w:t>
      </w:r>
      <w:r w:rsidRPr="005B5D1B">
        <w:rPr>
          <w:rFonts w:ascii="Times New Roman" w:eastAsia="宋体" w:hAnsi="Times New Roman" w:cs="Times New Roman"/>
          <w:sz w:val="24"/>
          <w:szCs w:val="24"/>
        </w:rPr>
        <w:t>b</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TEM image pf HRP-Ab2-Au-COF</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c</w:t>
      </w:r>
      <w:r w:rsidRPr="005B5D1B">
        <w:rPr>
          <w:rFonts w:ascii="Times New Roman" w:eastAsia="宋体" w:hAnsi="Times New Roman" w:cs="Times New Roman"/>
          <w:sz w:val="24"/>
          <w:szCs w:val="24"/>
        </w:rPr>
        <w:t>）电化学免疫传感器的</w:t>
      </w:r>
      <w:r w:rsidRPr="005B5D1B">
        <w:rPr>
          <w:rFonts w:ascii="Times New Roman" w:eastAsia="宋体" w:hAnsi="Times New Roman" w:cs="Times New Roman"/>
          <w:sz w:val="24"/>
          <w:szCs w:val="24"/>
        </w:rPr>
        <w:t>DPV</w:t>
      </w:r>
      <w:r w:rsidR="00FB3B20">
        <w:rPr>
          <w:rFonts w:ascii="Times New Roman" w:eastAsia="宋体" w:hAnsi="Times New Roman" w:cs="Times New Roman"/>
          <w:sz w:val="24"/>
          <w:szCs w:val="24"/>
        </w:rPr>
        <w:t>响应曲</w:t>
      </w:r>
      <w:r w:rsidR="00FB3B20">
        <w:rPr>
          <w:rFonts w:ascii="Times New Roman" w:eastAsia="宋体" w:hAnsi="Times New Roman" w:cs="Times New Roman" w:hint="eastAsia"/>
          <w:sz w:val="24"/>
          <w:szCs w:val="24"/>
        </w:rPr>
        <w:t>线（</w:t>
      </w:r>
      <w:proofErr w:type="spellStart"/>
      <w:r w:rsidR="00FB3B20" w:rsidRPr="005B5D1B">
        <w:rPr>
          <w:rFonts w:ascii="Times New Roman" w:eastAsia="宋体" w:hAnsi="Times New Roman" w:cs="Times New Roman"/>
          <w:sz w:val="24"/>
          <w:szCs w:val="24"/>
        </w:rPr>
        <w:t>cTnI</w:t>
      </w:r>
      <w:proofErr w:type="spellEnd"/>
      <w:r w:rsidR="00FB3B20" w:rsidRPr="005B5D1B">
        <w:rPr>
          <w:rFonts w:ascii="Times New Roman" w:eastAsia="宋体" w:hAnsi="Times New Roman" w:cs="Times New Roman"/>
          <w:sz w:val="24"/>
          <w:szCs w:val="24"/>
        </w:rPr>
        <w:t>浓度从</w:t>
      </w:r>
      <w:r w:rsidR="00FB3B20" w:rsidRPr="005B5D1B">
        <w:rPr>
          <w:rFonts w:ascii="Times New Roman" w:eastAsia="宋体" w:hAnsi="Times New Roman" w:cs="Times New Roman"/>
          <w:sz w:val="24"/>
          <w:szCs w:val="24"/>
        </w:rPr>
        <w:t>a</w:t>
      </w:r>
      <w:r w:rsidR="00FB3B20" w:rsidRPr="005B5D1B">
        <w:rPr>
          <w:rFonts w:ascii="Times New Roman" w:eastAsia="宋体" w:hAnsi="Times New Roman" w:cs="Times New Roman"/>
          <w:sz w:val="24"/>
          <w:szCs w:val="24"/>
        </w:rPr>
        <w:t>到</w:t>
      </w:r>
      <w:r w:rsidR="00FB3B20" w:rsidRPr="005B5D1B">
        <w:rPr>
          <w:rFonts w:ascii="Times New Roman" w:eastAsia="宋体" w:hAnsi="Times New Roman" w:cs="Times New Roman"/>
          <w:sz w:val="24"/>
          <w:szCs w:val="24"/>
        </w:rPr>
        <w:t>h: 0−10 ng/mL</w:t>
      </w:r>
      <w:r w:rsidR="00FB3B20">
        <w:rPr>
          <w:rFonts w:ascii="Times New Roman" w:eastAsia="宋体" w:hAnsi="Times New Roman" w:cs="Times New Roman" w:hint="eastAsia"/>
          <w:sz w:val="24"/>
          <w:szCs w:val="24"/>
        </w:rPr>
        <w:t>）</w:t>
      </w:r>
      <w:r w:rsidRPr="005B5D1B">
        <w:rPr>
          <w:rFonts w:ascii="Times New Roman" w:eastAsia="宋体" w:hAnsi="Times New Roman" w:cs="Times New Roman"/>
          <w:sz w:val="24"/>
          <w:szCs w:val="24"/>
        </w:rPr>
        <w:t>和（</w:t>
      </w:r>
      <w:r w:rsidRPr="005B5D1B">
        <w:rPr>
          <w:rFonts w:ascii="Times New Roman" w:eastAsia="宋体" w:hAnsi="Times New Roman" w:cs="Times New Roman"/>
          <w:sz w:val="24"/>
          <w:szCs w:val="24"/>
        </w:rPr>
        <w:t>d</w:t>
      </w:r>
      <w:r w:rsidRPr="005B5D1B">
        <w:rPr>
          <w:rFonts w:ascii="Times New Roman" w:eastAsia="宋体" w:hAnsi="Times New Roman" w:cs="Times New Roman"/>
          <w:sz w:val="24"/>
          <w:szCs w:val="24"/>
        </w:rPr>
        <w:t>）电流与</w:t>
      </w:r>
      <w:proofErr w:type="spellStart"/>
      <w:r w:rsidRPr="005B5D1B">
        <w:rPr>
          <w:rFonts w:ascii="Times New Roman" w:eastAsia="宋体" w:hAnsi="Times New Roman" w:cs="Times New Roman"/>
          <w:sz w:val="24"/>
          <w:szCs w:val="24"/>
        </w:rPr>
        <w:t>cTnI</w:t>
      </w:r>
      <w:proofErr w:type="spellEnd"/>
      <w:r w:rsidR="00965549">
        <w:rPr>
          <w:rFonts w:ascii="Times New Roman" w:eastAsia="宋体" w:hAnsi="Times New Roman" w:cs="Times New Roman"/>
          <w:sz w:val="24"/>
          <w:szCs w:val="24"/>
        </w:rPr>
        <w:t>浓度对数之间的线性关系</w:t>
      </w:r>
      <w:r w:rsidR="00965549">
        <w:rPr>
          <w:rFonts w:ascii="Times New Roman" w:eastAsia="宋体" w:hAnsi="Times New Roman" w:cs="Times New Roman" w:hint="eastAsia"/>
          <w:sz w:val="24"/>
          <w:szCs w:val="24"/>
        </w:rPr>
        <w:t>。</w:t>
      </w:r>
      <w:r w:rsidR="00965549">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&lt;EndNote&gt;&lt;Cite&gt;&lt;Author&gt;Feng&lt;/Author&gt;&lt;Year&gt;2021&lt;/Year&gt;&lt;RecNum&gt;476&lt;/RecNum&gt;&lt;DisplayText&gt;[70]&lt;/DisplayText&gt;&lt;record&gt;&lt;rec-number&gt;476&lt;/rec-number&gt;&lt;foreign-keys&gt;&lt;key app="EN" db-id="wfpvea5w2st2f2e00x4pe9ah5s9sdtta05r5" timestamp="1695311502"&gt;476&lt;/key&gt;&lt;key app="ENWeb" db-id=""&gt;0&lt;/key&gt;&lt;/foreign-keys&gt;&lt;ref-type name="Journal Article"&gt;17&lt;/ref-type&gt;&lt;contributors&gt;&lt;authors&gt;&lt;author&gt;Feng, Sinuo&lt;/author&gt;&lt;author&gt;Yan, Mengxia&lt;/author&gt;&lt;author&gt;Xue, Yu&lt;/author&gt;&lt;author&gt;Huang, Jianshe&lt;/author&gt;&lt;author&gt;Yang, Xiurong&lt;/author&gt;&lt;/authors&gt;&lt;/contributors&gt;&lt;titles&gt;&lt;title&gt;Electrochemical Immunosensor for Cardiac Troponin I Detection Based on Covalent Organic Framework and Enzyme-Catalyzed Signal Amplification&lt;/title&gt;&lt;secondary-title&gt;Analytical Chemistry&lt;/secondary-title&gt;&lt;/titles&gt;&lt;periodical&gt;&lt;full-title&gt;Analytical Chemistry&lt;/full-title&gt;&lt;abbr-1&gt;Anal Chem&lt;/abbr-1&gt;&lt;/periodical&gt;&lt;pages&gt;13572-13579&lt;/pages&gt;&lt;volume&gt;93&lt;/volume&gt;&lt;number&gt;40&lt;/number&gt;&lt;dates&gt;&lt;year&gt;2021&lt;/year&gt;&lt;/dates&gt;&lt;isbn&gt;0003-2700&amp;#xD;1520-6882&lt;/isbn&gt;&lt;urls&gt;&lt;/urls&gt;&lt;electronic-resource-num&gt;10.1021/acs.analchem.1c02636&lt;/electronic-resource-num&gt;&lt;/record&gt;&lt;/Cite&gt;&lt;/EndNote&gt;</w:instrText>
      </w:r>
      <w:r w:rsidR="00965549">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[70]</w:t>
      </w:r>
      <w:r w:rsidR="00965549">
        <w:rPr>
          <w:rFonts w:ascii="Times New Roman" w:eastAsia="宋体" w:hAnsi="Times New Roman" w:cs="Times New Roman"/>
          <w:sz w:val="24"/>
          <w:szCs w:val="24"/>
        </w:rPr>
        <w:fldChar w:fldCharType="end"/>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e</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 xml:space="preserve">SEM </w:t>
      </w:r>
      <w:r w:rsidR="00414507">
        <w:rPr>
          <w:rFonts w:ascii="Times New Roman" w:eastAsia="宋体" w:hAnsi="Times New Roman" w:cs="Times New Roman" w:hint="eastAsia"/>
          <w:sz w:val="24"/>
          <w:szCs w:val="24"/>
        </w:rPr>
        <w:t>of</w:t>
      </w:r>
      <w:r w:rsidR="00414507">
        <w:rPr>
          <w:rFonts w:ascii="Times New Roman" w:eastAsia="宋体" w:hAnsi="Times New Roman" w:cs="Times New Roman"/>
          <w:sz w:val="24"/>
          <w:szCs w:val="24"/>
        </w:rPr>
        <w:t xml:space="preserve"> </w:t>
      </w:r>
      <w:r w:rsidRPr="005B5D1B">
        <w:rPr>
          <w:rFonts w:ascii="Times New Roman" w:eastAsia="宋体" w:hAnsi="Times New Roman" w:cs="Times New Roman"/>
          <w:sz w:val="24"/>
          <w:szCs w:val="24"/>
        </w:rPr>
        <w:t>PVP/WS</w:t>
      </w:r>
      <w:r w:rsidRPr="00FB3B20">
        <w:rPr>
          <w:rFonts w:ascii="Times New Roman" w:eastAsia="宋体" w:hAnsi="Times New Roman" w:cs="Times New Roman"/>
          <w:sz w:val="24"/>
          <w:szCs w:val="24"/>
          <w:vertAlign w:val="subscript"/>
        </w:rPr>
        <w:t>2</w:t>
      </w:r>
      <w:r w:rsidRPr="005B5D1B">
        <w:rPr>
          <w:rFonts w:ascii="Times New Roman" w:eastAsia="宋体" w:hAnsi="Times New Roman" w:cs="Times New Roman"/>
          <w:sz w:val="24"/>
          <w:szCs w:val="24"/>
        </w:rPr>
        <w:t>纳米片修饰</w:t>
      </w:r>
      <w:proofErr w:type="gramStart"/>
      <w:r w:rsidRPr="005B5D1B">
        <w:rPr>
          <w:rFonts w:ascii="Times New Roman" w:eastAsia="宋体" w:hAnsi="Times New Roman" w:cs="Times New Roman"/>
          <w:sz w:val="24"/>
          <w:szCs w:val="24"/>
        </w:rPr>
        <w:t>玻</w:t>
      </w:r>
      <w:proofErr w:type="gramEnd"/>
      <w:r w:rsidRPr="005B5D1B">
        <w:rPr>
          <w:rFonts w:ascii="Times New Roman" w:eastAsia="宋体" w:hAnsi="Times New Roman" w:cs="Times New Roman"/>
          <w:sz w:val="24"/>
          <w:szCs w:val="24"/>
        </w:rPr>
        <w:t>碳电极，（</w:t>
      </w:r>
      <w:r w:rsidRPr="005B5D1B">
        <w:rPr>
          <w:rFonts w:ascii="Times New Roman" w:eastAsia="宋体" w:hAnsi="Times New Roman" w:cs="Times New Roman"/>
          <w:sz w:val="24"/>
          <w:szCs w:val="24"/>
        </w:rPr>
        <w:t>f</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TEM AuNPs/MOFs</w:t>
      </w:r>
      <w:r w:rsidRPr="005B5D1B">
        <w:rPr>
          <w:rFonts w:ascii="Times New Roman" w:eastAsia="宋体" w:hAnsi="Times New Roman" w:cs="Times New Roman"/>
          <w:sz w:val="24"/>
          <w:szCs w:val="24"/>
        </w:rPr>
        <w:t>，传感器检测</w:t>
      </w:r>
      <w:r w:rsidRPr="005B5D1B">
        <w:rPr>
          <w:rFonts w:ascii="Times New Roman" w:eastAsia="宋体" w:hAnsi="Times New Roman" w:cs="Times New Roman"/>
          <w:sz w:val="24"/>
          <w:szCs w:val="24"/>
        </w:rPr>
        <w:t>FGF-21</w:t>
      </w:r>
      <w:r w:rsidRPr="005B5D1B">
        <w:rPr>
          <w:rFonts w:ascii="Times New Roman" w:eastAsia="宋体" w:hAnsi="Times New Roman" w:cs="Times New Roman"/>
          <w:sz w:val="24"/>
          <w:szCs w:val="24"/>
        </w:rPr>
        <w:t>的</w:t>
      </w:r>
      <w:r w:rsidRPr="005B5D1B">
        <w:rPr>
          <w:rFonts w:ascii="Times New Roman" w:eastAsia="宋体" w:hAnsi="Times New Roman" w:cs="Times New Roman"/>
          <w:sz w:val="24"/>
          <w:szCs w:val="24"/>
        </w:rPr>
        <w:t>DPV</w:t>
      </w:r>
      <w:r w:rsidRPr="005B5D1B">
        <w:rPr>
          <w:rFonts w:ascii="Times New Roman" w:eastAsia="宋体" w:hAnsi="Times New Roman" w:cs="Times New Roman"/>
          <w:sz w:val="24"/>
          <w:szCs w:val="24"/>
        </w:rPr>
        <w:t>曲线（</w:t>
      </w:r>
      <w:r w:rsidRPr="005B5D1B">
        <w:rPr>
          <w:rFonts w:ascii="Times New Roman" w:eastAsia="宋体" w:hAnsi="Times New Roman" w:cs="Times New Roman"/>
          <w:sz w:val="24"/>
          <w:szCs w:val="24"/>
        </w:rPr>
        <w:t>f-a</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 xml:space="preserve">1 </w:t>
      </w:r>
      <w:proofErr w:type="spellStart"/>
      <w:r w:rsidRPr="005B5D1B">
        <w:rPr>
          <w:rFonts w:ascii="Times New Roman" w:eastAsia="宋体" w:hAnsi="Times New Roman" w:cs="Times New Roman"/>
          <w:sz w:val="24"/>
          <w:szCs w:val="24"/>
        </w:rPr>
        <w:t>pg</w:t>
      </w:r>
      <w:proofErr w:type="spellEnd"/>
      <w:r w:rsidRPr="005B5D1B">
        <w:rPr>
          <w:rFonts w:ascii="Times New Roman" w:eastAsia="宋体" w:hAnsi="Times New Roman" w:cs="Times New Roman"/>
          <w:sz w:val="24"/>
          <w:szCs w:val="24"/>
        </w:rPr>
        <w:t xml:space="preserve"> mL - 1 ~ 100 ng mL – 1</w:t>
      </w:r>
      <w:r w:rsidRPr="005B5D1B">
        <w:rPr>
          <w:rFonts w:ascii="Times New Roman" w:eastAsia="宋体" w:hAnsi="Times New Roman" w:cs="Times New Roman"/>
          <w:sz w:val="24"/>
          <w:szCs w:val="24"/>
        </w:rPr>
        <w:t>，</w:t>
      </w:r>
      <w:r w:rsidRPr="005B5D1B">
        <w:rPr>
          <w:rFonts w:ascii="Times New Roman" w:eastAsia="宋体" w:hAnsi="Times New Roman" w:cs="Times New Roman"/>
          <w:sz w:val="24"/>
          <w:szCs w:val="24"/>
        </w:rPr>
        <w:t>g:</w:t>
      </w:r>
      <w:r w:rsidRPr="005B5D1B">
        <w:rPr>
          <w:rFonts w:ascii="Times New Roman" w:eastAsia="宋体" w:hAnsi="Times New Roman" w:cs="Times New Roman"/>
          <w:sz w:val="24"/>
          <w:szCs w:val="24"/>
        </w:rPr>
        <w:t>空白）。</w:t>
      </w:r>
      <w:r w:rsidR="00965549">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&lt;EndNote&gt;&lt;Cite&gt;&lt;Author&gt;Yu&lt;/Author&gt;&lt;Year&gt;2022&lt;/Year&gt;&lt;RecNum&gt;479&lt;/RecNum&gt;&lt;DisplayText&gt;[71]&lt;/DisplayText&gt;&lt;record&gt;&lt;rec-number&gt;479&lt;/rec-number&gt;&lt;foreign-keys&gt;&lt;key app="EN" db-id="wfpvea5w2st2f2e00x4pe9ah5s9sdtta05r5" timestamp="1695315537"&gt;479&lt;/key&gt;&lt;key app="ENWeb" db-id=""&gt;0&lt;/key&gt;&lt;/foreign-keys&gt;&lt;ref-type name="Journal Article"&gt;17&lt;/ref-type&gt;&lt;contributors&gt;&lt;authors&gt;&lt;author&gt;Yu, Tianxiao&lt;/author&gt;&lt;author&gt;Wang, Yafang&lt;/author&gt;&lt;author&gt;Yuan, Kun&lt;/author&gt;&lt;author&gt;Guo, Qing&lt;/author&gt;&lt;author&gt;Ge, Jun&lt;/author&gt;&lt;/authors&gt;&lt;/contributors&gt;&lt;titles&gt;&lt;title&gt;Electrochemical immunosensor with PVP/WS2 nanosheets electrode for fibroblast growth factor 21 detection based on metal organic framework nanozyme&lt;/title&gt;&lt;secondary-title&gt;Sensors and Actuators B: Chemical&lt;/secondary-title&gt;&lt;/titles&gt;&lt;periodical&gt;&lt;full-title&gt;Sensors and Actuators B: Chemical&lt;/full-title&gt;&lt;/periodical&gt;&lt;pages&gt;132056&lt;/pages&gt;&lt;volume&gt;367&lt;/volume&gt;&lt;dates&gt;&lt;year&gt;2022&lt;/year&gt;&lt;/dates&gt;&lt;isbn&gt;09254005&lt;/isbn&gt;&lt;urls&gt;&lt;/urls&gt;&lt;electronic-resource-num&gt;10.1016/j.snb.2022.132056&lt;/electronic-resource-num&gt;&lt;/record&gt;&lt;/Cite&gt;&lt;/EndNote&gt;</w:instrText>
      </w:r>
      <w:r w:rsidR="00965549">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[71]</w:t>
      </w:r>
      <w:r w:rsidR="00965549">
        <w:rPr>
          <w:rFonts w:ascii="Times New Roman" w:eastAsia="宋体" w:hAnsi="Times New Roman" w:cs="Times New Roman"/>
          <w:sz w:val="24"/>
          <w:szCs w:val="24"/>
        </w:rPr>
        <w:fldChar w:fldCharType="end"/>
      </w:r>
    </w:p>
    <w:p w:rsidR="00575890" w:rsidRDefault="00546D9B" w:rsidP="00AA19DD">
      <w:pPr>
        <w:spacing w:line="360" w:lineRule="auto"/>
        <w:ind w:firstLine="480"/>
        <w:rPr>
          <w:rFonts w:ascii="Times New Roman" w:eastAsia="宋体" w:hAnsi="Times New Roman" w:cs="Times New Roman"/>
          <w:sz w:val="24"/>
          <w:szCs w:val="24"/>
        </w:rPr>
      </w:pPr>
      <w:r w:rsidRPr="00116AC6">
        <w:rPr>
          <w:rFonts w:ascii="Times New Roman" w:eastAsia="宋体" w:hAnsi="Times New Roman" w:cs="Times New Roman" w:hint="eastAsia"/>
          <w:sz w:val="24"/>
          <w:szCs w:val="24"/>
        </w:rPr>
        <w:t>急性心梗死</w:t>
      </w:r>
      <w:r w:rsidR="00116AC6">
        <w:rPr>
          <w:rFonts w:ascii="Times New Roman" w:eastAsia="宋体" w:hAnsi="Times New Roman" w:cs="Times New Roman" w:hint="eastAsia"/>
          <w:sz w:val="24"/>
          <w:szCs w:val="24"/>
        </w:rPr>
        <w:t>（</w:t>
      </w:r>
      <w:r w:rsidR="00116AC6">
        <w:rPr>
          <w:rFonts w:ascii="Times New Roman" w:eastAsia="宋体" w:hAnsi="Times New Roman" w:cs="Times New Roman" w:hint="eastAsia"/>
          <w:sz w:val="24"/>
          <w:szCs w:val="24"/>
        </w:rPr>
        <w:t>A</w:t>
      </w:r>
      <w:r w:rsidR="00116AC6">
        <w:rPr>
          <w:rFonts w:ascii="Times New Roman" w:eastAsia="宋体" w:hAnsi="Times New Roman" w:cs="Times New Roman"/>
          <w:sz w:val="24"/>
          <w:szCs w:val="24"/>
        </w:rPr>
        <w:t>MI</w:t>
      </w:r>
      <w:r w:rsidR="00116AC6">
        <w:rPr>
          <w:rFonts w:ascii="Times New Roman" w:eastAsia="宋体" w:hAnsi="Times New Roman" w:cs="Times New Roman" w:hint="eastAsia"/>
          <w:sz w:val="24"/>
          <w:szCs w:val="24"/>
        </w:rPr>
        <w:t>）是最严重的冠心病，严重威胁人的身体健康。</w:t>
      </w:r>
      <w:r w:rsidR="00116AC6">
        <w:rPr>
          <w:rFonts w:ascii="Times New Roman" w:eastAsia="宋体" w:hAnsi="Times New Roman" w:cs="Times New Roman" w:hint="eastAsia"/>
          <w:sz w:val="24"/>
          <w:szCs w:val="24"/>
        </w:rPr>
        <w:t>A</w:t>
      </w:r>
      <w:r w:rsidR="00116AC6">
        <w:rPr>
          <w:rFonts w:ascii="Times New Roman" w:eastAsia="宋体" w:hAnsi="Times New Roman" w:cs="Times New Roman"/>
          <w:sz w:val="24"/>
          <w:szCs w:val="24"/>
        </w:rPr>
        <w:t>MI</w:t>
      </w:r>
      <w:r w:rsidR="00116AC6">
        <w:rPr>
          <w:rFonts w:ascii="Times New Roman" w:eastAsia="宋体" w:hAnsi="Times New Roman" w:cs="Times New Roman" w:hint="eastAsia"/>
          <w:sz w:val="24"/>
          <w:szCs w:val="24"/>
        </w:rPr>
        <w:t>患者心肌损伤后，心肌肌钙蛋白</w:t>
      </w:r>
      <w:r w:rsidR="00116AC6">
        <w:rPr>
          <w:rFonts w:ascii="Times New Roman" w:eastAsia="宋体" w:hAnsi="Times New Roman" w:cs="Times New Roman"/>
          <w:sz w:val="24"/>
          <w:szCs w:val="24"/>
        </w:rPr>
        <w:t>I</w:t>
      </w:r>
      <w:r w:rsidR="00116AC6">
        <w:rPr>
          <w:rFonts w:ascii="Times New Roman" w:eastAsia="宋体" w:hAnsi="Times New Roman" w:cs="Times New Roman" w:hint="eastAsia"/>
          <w:sz w:val="24"/>
          <w:szCs w:val="24"/>
        </w:rPr>
        <w:t>（</w:t>
      </w:r>
      <w:proofErr w:type="spellStart"/>
      <w:r w:rsidR="00116AC6">
        <w:rPr>
          <w:rFonts w:ascii="Times New Roman" w:eastAsia="宋体" w:hAnsi="Times New Roman" w:cs="Times New Roman" w:hint="eastAsia"/>
          <w:sz w:val="24"/>
          <w:szCs w:val="24"/>
        </w:rPr>
        <w:t>C</w:t>
      </w:r>
      <w:r w:rsidR="00116AC6">
        <w:rPr>
          <w:rFonts w:ascii="Times New Roman" w:eastAsia="宋体" w:hAnsi="Times New Roman" w:cs="Times New Roman"/>
          <w:sz w:val="24"/>
          <w:szCs w:val="24"/>
        </w:rPr>
        <w:t>T</w:t>
      </w:r>
      <w:r w:rsidR="00116AC6">
        <w:rPr>
          <w:rFonts w:ascii="Times New Roman" w:eastAsia="宋体" w:hAnsi="Times New Roman" w:cs="Times New Roman" w:hint="eastAsia"/>
          <w:sz w:val="24"/>
          <w:szCs w:val="24"/>
        </w:rPr>
        <w:t>n</w:t>
      </w:r>
      <w:r w:rsidR="00116AC6">
        <w:rPr>
          <w:rFonts w:ascii="Times New Roman" w:eastAsia="宋体" w:hAnsi="Times New Roman" w:cs="Times New Roman"/>
          <w:sz w:val="24"/>
          <w:szCs w:val="24"/>
        </w:rPr>
        <w:t>I</w:t>
      </w:r>
      <w:proofErr w:type="spellEnd"/>
      <w:r w:rsidR="00116AC6">
        <w:rPr>
          <w:rFonts w:ascii="Times New Roman" w:eastAsia="宋体" w:hAnsi="Times New Roman" w:cs="Times New Roman" w:hint="eastAsia"/>
          <w:sz w:val="24"/>
          <w:szCs w:val="24"/>
        </w:rPr>
        <w:t>）的含量会增加并持续较长时间，为</w:t>
      </w:r>
      <w:r w:rsidR="00116AC6">
        <w:rPr>
          <w:rFonts w:ascii="Times New Roman" w:eastAsia="宋体" w:hAnsi="Times New Roman" w:cs="Times New Roman" w:hint="eastAsia"/>
          <w:sz w:val="24"/>
          <w:szCs w:val="24"/>
        </w:rPr>
        <w:t>A</w:t>
      </w:r>
      <w:r w:rsidR="00116AC6">
        <w:rPr>
          <w:rFonts w:ascii="Times New Roman" w:eastAsia="宋体" w:hAnsi="Times New Roman" w:cs="Times New Roman"/>
          <w:sz w:val="24"/>
          <w:szCs w:val="24"/>
        </w:rPr>
        <w:t>MI</w:t>
      </w:r>
      <w:r w:rsidR="00116AC6">
        <w:rPr>
          <w:rFonts w:ascii="Times New Roman" w:eastAsia="宋体" w:hAnsi="Times New Roman" w:cs="Times New Roman" w:hint="eastAsia"/>
          <w:sz w:val="24"/>
          <w:szCs w:val="24"/>
        </w:rPr>
        <w:t>检查提供了窗口期</w:t>
      </w:r>
      <w:r w:rsidR="00D11C7F">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&lt;EndNote&gt;&lt;Cite&gt;&lt;Author&gt;Zhao&lt;/Author&gt;&lt;Year&gt;2021&lt;/Year&gt;&lt;RecNum&gt;475&lt;/RecNum&gt;&lt;DisplayText&gt;[72]&lt;/DisplayText&gt;&lt;record&gt;&lt;rec-number&gt;475&lt;/rec-number&gt;&lt;foreign-keys&gt;&lt;key app="EN" db-id="wfpvea5w2st2f2e00x4pe9ah5s9sdtta05r5" timestamp="1695311177"&gt;475&lt;/key&gt;&lt;key app="ENWeb" db-id=""&gt;0&lt;/key&gt;&lt;/foreign-keys&gt;&lt;ref-type name="Journal Article"&gt;17&lt;/ref-type&gt;&lt;contributors&gt;&lt;authors&gt;&lt;author&gt;Zhao, Huan&lt;/author&gt;&lt;author&gt;Du, Xin&lt;/author&gt;&lt;author&gt;Dong, Hui&lt;/author&gt;&lt;author&gt;Jin, Delin&lt;/author&gt;&lt;author&gt;Tang, Feng&lt;/author&gt;&lt;author&gt;Liu, Qing&lt;/author&gt;&lt;author&gt;Wang, Ping&lt;/author&gt;&lt;author&gt;Chen, Lei&lt;/author&gt;&lt;author&gt;Zhao, Peiqing&lt;/author&gt;&lt;author&gt;Li, Yueyun&lt;/author&gt;&lt;/authors&gt;&lt;/contributors&gt;&lt;titles&gt;&lt;title&gt;Electrochemical immunosensor based on Au/Co-BDC/MoS2 and DPCN/MoS2 for the detection of cardiac troponin I&lt;/title&gt;&lt;secondary-title&gt;Biosensors and Bioelectronics&lt;/secondary-title&gt;&lt;/titles&gt;&lt;periodical&gt;&lt;full-title&gt;Biosensors and Bioelectronics&lt;/full-title&gt;&lt;/periodical&gt;&lt;pages&gt;112883&lt;/pages&gt;&lt;volume&gt;175&lt;/volume&gt;&lt;dates&gt;&lt;year&gt;2021&lt;/year&gt;&lt;/dates&gt;&lt;isbn&gt;09565663&lt;/isbn&gt;&lt;urls&gt;&lt;/urls&gt;&lt;electronic-resource-num&gt;10.1016/j.bios.2020.112883&lt;/electronic-resource-num&gt;&lt;/record&gt;&lt;/Cite&gt;&lt;/EndNote&gt;</w:instrText>
      </w:r>
      <w:r w:rsidR="00D11C7F">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[72]</w:t>
      </w:r>
      <w:r w:rsidR="00D11C7F">
        <w:rPr>
          <w:rFonts w:ascii="Times New Roman" w:eastAsia="宋体" w:hAnsi="Times New Roman" w:cs="Times New Roman"/>
          <w:sz w:val="24"/>
          <w:szCs w:val="24"/>
        </w:rPr>
        <w:fldChar w:fldCharType="end"/>
      </w:r>
      <w:r w:rsidR="00116AC6">
        <w:rPr>
          <w:rFonts w:ascii="Times New Roman" w:eastAsia="宋体" w:hAnsi="Times New Roman" w:cs="Times New Roman" w:hint="eastAsia"/>
          <w:sz w:val="24"/>
          <w:szCs w:val="24"/>
        </w:rPr>
        <w:t>。</w:t>
      </w:r>
      <w:proofErr w:type="spellStart"/>
      <w:r w:rsidR="00116AC6">
        <w:rPr>
          <w:rFonts w:ascii="Times New Roman" w:eastAsia="宋体" w:hAnsi="Times New Roman" w:cs="Times New Roman" w:hint="eastAsia"/>
          <w:sz w:val="24"/>
          <w:szCs w:val="24"/>
        </w:rPr>
        <w:t>C</w:t>
      </w:r>
      <w:r w:rsidR="00116AC6">
        <w:rPr>
          <w:rFonts w:ascii="Times New Roman" w:eastAsia="宋体" w:hAnsi="Times New Roman" w:cs="Times New Roman"/>
          <w:sz w:val="24"/>
          <w:szCs w:val="24"/>
        </w:rPr>
        <w:t>T</w:t>
      </w:r>
      <w:r w:rsidR="00D11C7F">
        <w:rPr>
          <w:rFonts w:ascii="Times New Roman" w:eastAsia="宋体" w:hAnsi="Times New Roman" w:cs="Times New Roman" w:hint="eastAsia"/>
          <w:sz w:val="24"/>
          <w:szCs w:val="24"/>
        </w:rPr>
        <w:t>n</w:t>
      </w:r>
      <w:r w:rsidR="00D11C7F">
        <w:rPr>
          <w:rFonts w:ascii="Times New Roman" w:eastAsia="宋体" w:hAnsi="Times New Roman" w:cs="Times New Roman"/>
          <w:sz w:val="24"/>
          <w:szCs w:val="24"/>
        </w:rPr>
        <w:t>I</w:t>
      </w:r>
      <w:proofErr w:type="spellEnd"/>
      <w:r w:rsidR="00D11C7F">
        <w:rPr>
          <w:rFonts w:ascii="Times New Roman" w:eastAsia="宋体" w:hAnsi="Times New Roman" w:cs="Times New Roman" w:hint="eastAsia"/>
          <w:sz w:val="24"/>
          <w:szCs w:val="24"/>
        </w:rPr>
        <w:t>被认为是</w:t>
      </w:r>
      <w:r w:rsidR="00D11C7F">
        <w:rPr>
          <w:rFonts w:ascii="Times New Roman" w:eastAsia="宋体" w:hAnsi="Times New Roman" w:cs="Times New Roman" w:hint="eastAsia"/>
          <w:sz w:val="24"/>
          <w:szCs w:val="24"/>
        </w:rPr>
        <w:t>A</w:t>
      </w:r>
      <w:r w:rsidR="00D11C7F">
        <w:rPr>
          <w:rFonts w:ascii="Times New Roman" w:eastAsia="宋体" w:hAnsi="Times New Roman" w:cs="Times New Roman"/>
          <w:sz w:val="24"/>
          <w:szCs w:val="24"/>
        </w:rPr>
        <w:t>MI</w:t>
      </w:r>
      <w:r w:rsidR="00D11C7F">
        <w:rPr>
          <w:rFonts w:ascii="Times New Roman" w:eastAsia="宋体" w:hAnsi="Times New Roman" w:cs="Times New Roman" w:hint="eastAsia"/>
          <w:sz w:val="24"/>
          <w:szCs w:val="24"/>
        </w:rPr>
        <w:t>诊断的金标准。</w:t>
      </w:r>
      <w:r w:rsidR="00D11C7F">
        <w:rPr>
          <w:rFonts w:ascii="Times New Roman" w:eastAsia="宋体" w:hAnsi="Times New Roman" w:cs="Times New Roman" w:hint="eastAsia"/>
          <w:sz w:val="24"/>
          <w:szCs w:val="24"/>
        </w:rPr>
        <w:t>Huang</w:t>
      </w:r>
      <w:r w:rsidR="00D11C7F">
        <w:rPr>
          <w:rFonts w:ascii="Times New Roman" w:eastAsia="宋体" w:hAnsi="Times New Roman" w:cs="Times New Roman" w:hint="eastAsia"/>
          <w:sz w:val="24"/>
          <w:szCs w:val="24"/>
        </w:rPr>
        <w:t>等</w:t>
      </w:r>
      <w:r w:rsidR="00D11C7F">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&lt;EndNote&gt;&lt;Cite&gt;&lt;Author&gt;Feng&lt;/Author&gt;&lt;Year&gt;2021&lt;/Year&gt;&lt;RecNum&gt;476&lt;/RecNum&gt;&lt;DisplayText&gt;[70]&lt;/DisplayText&gt;&lt;record&gt;&lt;rec-number&gt;476&lt;/rec-number&gt;&lt;foreign-keys&gt;&lt;key app="EN" db-id="wfpvea5w2st2f2e00x4pe9ah5s9sdtta05r5" timestamp="1695311502"&gt;476&lt;/key&gt;&lt;key app="ENWeb" db-id=""&gt;0&lt;/key&gt;&lt;/foreign-keys&gt;&lt;ref-type name="Journal Article"&gt;17&lt;/ref-type&gt;&lt;contributors&gt;&lt;authors&gt;&lt;author&gt;Feng, Sinuo&lt;/author&gt;&lt;author&gt;Yan, Mengxia&lt;/author&gt;&lt;author&gt;Xue, Yu&lt;/author&gt;&lt;author&gt;Huang, Jianshe&lt;/author&gt;&lt;author&gt;Yang, Xiurong&lt;/author&gt;&lt;/authors&gt;&lt;/contributors&gt;&lt;titles&gt;&lt;title&gt;Electrochemical Immunosensor for Cardiac Troponin I Detection Based on Covalent Organic Framework and Enzyme-Catalyzed Signal Amplification&lt;/title&gt;&lt;secondary-title&gt;Analytical Chemistry&lt;/secondary-title&gt;&lt;/titles&gt;&lt;periodical&gt;&lt;full-title&gt;Analytical Chemistry&lt;/full-title&gt;&lt;abbr-1&gt;Anal Chem&lt;/abbr-1&gt;&lt;/periodical&gt;&lt;pages&gt;13572-13579&lt;/pages&gt;&lt;volume&gt;93&lt;/volume&gt;&lt;number&gt;40&lt;/number&gt;&lt;dates&gt;&lt;year&gt;2021&lt;/year&gt;&lt;/dates&gt;&lt;isbn&gt;0003-2700&amp;#xD;1520-6882&lt;/isbn&gt;&lt;urls&gt;&lt;/urls&gt;&lt;electronic-resource-num&gt;10.1021/acs.analchem.1c02636&lt;/electronic-resource-num&gt;&lt;/record&gt;&lt;/Cite&gt;&lt;/EndNote&gt;</w:instrText>
      </w:r>
      <w:r w:rsidR="00D11C7F">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[70]</w:t>
      </w:r>
      <w:r w:rsidR="00D11C7F">
        <w:rPr>
          <w:rFonts w:ascii="Times New Roman" w:eastAsia="宋体" w:hAnsi="Times New Roman" w:cs="Times New Roman"/>
          <w:sz w:val="24"/>
          <w:szCs w:val="24"/>
        </w:rPr>
        <w:fldChar w:fldCharType="end"/>
      </w:r>
      <w:r w:rsidR="00D11C7F">
        <w:rPr>
          <w:rFonts w:ascii="Times New Roman" w:eastAsia="宋体" w:hAnsi="Times New Roman" w:cs="Times New Roman" w:hint="eastAsia"/>
          <w:sz w:val="24"/>
          <w:szCs w:val="24"/>
        </w:rPr>
        <w:t>制备了一种基于共价有机框架（</w:t>
      </w:r>
      <w:r w:rsidR="00D11C7F">
        <w:rPr>
          <w:rFonts w:ascii="Times New Roman" w:eastAsia="宋体" w:hAnsi="Times New Roman" w:cs="Times New Roman" w:hint="eastAsia"/>
          <w:sz w:val="24"/>
          <w:szCs w:val="24"/>
        </w:rPr>
        <w:t>C</w:t>
      </w:r>
      <w:r w:rsidR="00D11C7F">
        <w:rPr>
          <w:rFonts w:ascii="Times New Roman" w:eastAsia="宋体" w:hAnsi="Times New Roman" w:cs="Times New Roman"/>
          <w:sz w:val="24"/>
          <w:szCs w:val="24"/>
        </w:rPr>
        <w:t>OF</w:t>
      </w:r>
      <w:r w:rsidR="00D11C7F">
        <w:rPr>
          <w:rFonts w:ascii="Times New Roman" w:eastAsia="宋体" w:hAnsi="Times New Roman" w:cs="Times New Roman" w:hint="eastAsia"/>
          <w:sz w:val="24"/>
          <w:szCs w:val="24"/>
        </w:rPr>
        <w:t>）</w:t>
      </w:r>
      <w:r w:rsidR="006A03C7">
        <w:rPr>
          <w:rFonts w:ascii="Times New Roman" w:eastAsia="宋体" w:hAnsi="Times New Roman" w:cs="Times New Roman" w:hint="eastAsia"/>
          <w:sz w:val="24"/>
          <w:szCs w:val="24"/>
        </w:rPr>
        <w:t>的探针，并</w:t>
      </w:r>
      <w:r w:rsidR="00D11C7F">
        <w:rPr>
          <w:rFonts w:ascii="Times New Roman" w:eastAsia="宋体" w:hAnsi="Times New Roman" w:cs="Times New Roman" w:hint="eastAsia"/>
          <w:sz w:val="24"/>
          <w:szCs w:val="24"/>
        </w:rPr>
        <w:t>用于</w:t>
      </w:r>
      <w:proofErr w:type="spellStart"/>
      <w:r w:rsidR="006A03C7">
        <w:rPr>
          <w:rFonts w:ascii="Times New Roman" w:eastAsia="宋体" w:hAnsi="Times New Roman" w:cs="Times New Roman" w:hint="eastAsia"/>
          <w:sz w:val="24"/>
          <w:szCs w:val="24"/>
        </w:rPr>
        <w:t>C</w:t>
      </w:r>
      <w:r w:rsidR="006A03C7">
        <w:rPr>
          <w:rFonts w:ascii="Times New Roman" w:eastAsia="宋体" w:hAnsi="Times New Roman" w:cs="Times New Roman"/>
          <w:sz w:val="24"/>
          <w:szCs w:val="24"/>
        </w:rPr>
        <w:t>T</w:t>
      </w:r>
      <w:r w:rsidR="006A03C7">
        <w:rPr>
          <w:rFonts w:ascii="Times New Roman" w:eastAsia="宋体" w:hAnsi="Times New Roman" w:cs="Times New Roman" w:hint="eastAsia"/>
          <w:sz w:val="24"/>
          <w:szCs w:val="24"/>
        </w:rPr>
        <w:t>n</w:t>
      </w:r>
      <w:r w:rsidR="006A03C7">
        <w:rPr>
          <w:rFonts w:ascii="Times New Roman" w:eastAsia="宋体" w:hAnsi="Times New Roman" w:cs="Times New Roman"/>
          <w:sz w:val="24"/>
          <w:szCs w:val="24"/>
        </w:rPr>
        <w:t>I</w:t>
      </w:r>
      <w:proofErr w:type="spellEnd"/>
      <w:r w:rsidR="006A03C7">
        <w:rPr>
          <w:rFonts w:ascii="Times New Roman" w:eastAsia="宋体" w:hAnsi="Times New Roman" w:cs="Times New Roman" w:hint="eastAsia"/>
          <w:sz w:val="24"/>
          <w:szCs w:val="24"/>
        </w:rPr>
        <w:t>的免疫分析</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5a</w:t>
      </w:r>
      <w:r w:rsidR="00414507">
        <w:rPr>
          <w:rFonts w:ascii="Times New Roman" w:eastAsia="宋体" w:hAnsi="Times New Roman" w:cs="Times New Roman" w:hint="eastAsia"/>
          <w:sz w:val="24"/>
          <w:szCs w:val="24"/>
        </w:rPr>
        <w:t>）</w:t>
      </w:r>
      <w:r w:rsidR="006A03C7">
        <w:rPr>
          <w:rFonts w:ascii="Times New Roman" w:eastAsia="宋体" w:hAnsi="Times New Roman" w:cs="Times New Roman" w:hint="eastAsia"/>
          <w:sz w:val="24"/>
          <w:szCs w:val="24"/>
        </w:rPr>
        <w:t>。</w:t>
      </w:r>
      <w:r w:rsidR="006A03C7">
        <w:rPr>
          <w:rFonts w:ascii="Times New Roman" w:eastAsia="宋体" w:hAnsi="Times New Roman" w:cs="Times New Roman" w:hint="eastAsia"/>
          <w:sz w:val="24"/>
          <w:szCs w:val="24"/>
        </w:rPr>
        <w:t>C</w:t>
      </w:r>
      <w:r w:rsidR="006A03C7">
        <w:rPr>
          <w:rFonts w:ascii="Times New Roman" w:eastAsia="宋体" w:hAnsi="Times New Roman" w:cs="Times New Roman"/>
          <w:sz w:val="24"/>
          <w:szCs w:val="24"/>
        </w:rPr>
        <w:t>OF</w:t>
      </w:r>
      <w:r w:rsidR="006A03C7">
        <w:rPr>
          <w:rFonts w:ascii="Times New Roman" w:eastAsia="宋体" w:hAnsi="Times New Roman" w:cs="Times New Roman" w:hint="eastAsia"/>
          <w:sz w:val="24"/>
          <w:szCs w:val="24"/>
        </w:rPr>
        <w:t>的</w:t>
      </w:r>
      <w:r w:rsidR="006A03C7" w:rsidRPr="006A03C7">
        <w:rPr>
          <w:rFonts w:ascii="Times New Roman" w:eastAsia="宋体" w:hAnsi="Times New Roman" w:cs="Times New Roman" w:hint="eastAsia"/>
          <w:sz w:val="24"/>
          <w:szCs w:val="24"/>
        </w:rPr>
        <w:t>高孔隙率</w:t>
      </w:r>
      <w:r w:rsidR="006A03C7">
        <w:rPr>
          <w:rFonts w:ascii="Times New Roman" w:eastAsia="宋体" w:hAnsi="Times New Roman" w:cs="Times New Roman" w:hint="eastAsia"/>
          <w:sz w:val="24"/>
          <w:szCs w:val="24"/>
        </w:rPr>
        <w:t>能够包埋</w:t>
      </w:r>
      <w:r w:rsidR="006A03C7" w:rsidRPr="006A03C7">
        <w:rPr>
          <w:rFonts w:ascii="Times New Roman" w:eastAsia="宋体" w:hAnsi="Times New Roman" w:cs="Times New Roman" w:hint="eastAsia"/>
          <w:sz w:val="24"/>
          <w:szCs w:val="24"/>
        </w:rPr>
        <w:t>大量</w:t>
      </w:r>
      <w:r w:rsidR="006A03C7" w:rsidRPr="006A03C7">
        <w:rPr>
          <w:rFonts w:ascii="Times New Roman" w:eastAsia="宋体" w:hAnsi="Times New Roman" w:cs="Times New Roman"/>
          <w:sz w:val="24"/>
          <w:szCs w:val="24"/>
        </w:rPr>
        <w:t>HRP</w:t>
      </w:r>
      <w:r w:rsidR="006A03C7" w:rsidRPr="006A03C7">
        <w:rPr>
          <w:rFonts w:ascii="Times New Roman" w:eastAsia="宋体" w:hAnsi="Times New Roman" w:cs="Times New Roman"/>
          <w:sz w:val="24"/>
          <w:szCs w:val="24"/>
        </w:rPr>
        <w:t>，从而显著放大电化学还原信号。同时，</w:t>
      </w:r>
      <w:r w:rsidR="006A03C7" w:rsidRPr="006A03C7">
        <w:rPr>
          <w:rFonts w:ascii="Times New Roman" w:eastAsia="宋体" w:hAnsi="Times New Roman" w:cs="Times New Roman"/>
          <w:sz w:val="24"/>
          <w:szCs w:val="24"/>
        </w:rPr>
        <w:t>COF</w:t>
      </w:r>
      <w:r w:rsidR="006A03C7" w:rsidRPr="006A03C7">
        <w:rPr>
          <w:rFonts w:ascii="Times New Roman" w:eastAsia="宋体" w:hAnsi="Times New Roman" w:cs="Times New Roman"/>
          <w:sz w:val="24"/>
          <w:szCs w:val="24"/>
        </w:rPr>
        <w:t>良好的生物相容性可以保持酶的活性和稳定性。</w:t>
      </w:r>
      <w:r w:rsidR="006A03C7">
        <w:rPr>
          <w:rFonts w:ascii="Times New Roman" w:eastAsia="宋体" w:hAnsi="Times New Roman" w:cs="Times New Roman" w:hint="eastAsia"/>
          <w:sz w:val="24"/>
          <w:szCs w:val="24"/>
        </w:rPr>
        <w:t>信号探针</w:t>
      </w:r>
      <w:r w:rsidR="006A03C7">
        <w:rPr>
          <w:rFonts w:ascii="Times New Roman" w:eastAsia="宋体" w:hAnsi="Times New Roman" w:cs="Times New Roman" w:hint="eastAsia"/>
          <w:sz w:val="24"/>
          <w:szCs w:val="24"/>
        </w:rPr>
        <w:t>H</w:t>
      </w:r>
      <w:r w:rsidR="006A03C7">
        <w:rPr>
          <w:rFonts w:ascii="Times New Roman" w:eastAsia="宋体" w:hAnsi="Times New Roman" w:cs="Times New Roman"/>
          <w:sz w:val="24"/>
          <w:szCs w:val="24"/>
        </w:rPr>
        <w:t>PR-A</w:t>
      </w:r>
      <w:r w:rsidR="006A03C7">
        <w:rPr>
          <w:rFonts w:ascii="Times New Roman" w:eastAsia="宋体" w:hAnsi="Times New Roman" w:cs="Times New Roman" w:hint="eastAsia"/>
          <w:sz w:val="24"/>
          <w:szCs w:val="24"/>
        </w:rPr>
        <w:t>b</w:t>
      </w:r>
      <w:r w:rsidR="006A03C7">
        <w:rPr>
          <w:rFonts w:ascii="Times New Roman" w:eastAsia="宋体" w:hAnsi="Times New Roman" w:cs="Times New Roman"/>
          <w:sz w:val="24"/>
          <w:szCs w:val="24"/>
        </w:rPr>
        <w:t>2-A</w:t>
      </w:r>
      <w:r w:rsidR="006A03C7">
        <w:rPr>
          <w:rFonts w:ascii="Times New Roman" w:eastAsia="宋体" w:hAnsi="Times New Roman" w:cs="Times New Roman" w:hint="eastAsia"/>
          <w:sz w:val="24"/>
          <w:szCs w:val="24"/>
        </w:rPr>
        <w:t>u</w:t>
      </w:r>
      <w:r w:rsidR="006A03C7">
        <w:rPr>
          <w:rFonts w:ascii="Times New Roman" w:eastAsia="宋体" w:hAnsi="Times New Roman" w:cs="Times New Roman"/>
          <w:sz w:val="24"/>
          <w:szCs w:val="24"/>
        </w:rPr>
        <w:t>-COF</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5b</w:t>
      </w:r>
      <w:r w:rsidR="00414507">
        <w:rPr>
          <w:rFonts w:ascii="Times New Roman" w:eastAsia="宋体" w:hAnsi="Times New Roman" w:cs="Times New Roman" w:hint="eastAsia"/>
          <w:sz w:val="24"/>
          <w:szCs w:val="24"/>
        </w:rPr>
        <w:t>）</w:t>
      </w:r>
      <w:r w:rsidR="006A03C7">
        <w:rPr>
          <w:rFonts w:ascii="Times New Roman" w:eastAsia="宋体" w:hAnsi="Times New Roman" w:cs="Times New Roman" w:hint="eastAsia"/>
          <w:sz w:val="24"/>
          <w:szCs w:val="24"/>
        </w:rPr>
        <w:t>集目标识别和信号放大为一体。该三明治型生物传感器与</w:t>
      </w:r>
      <w:r w:rsidR="006A03C7">
        <w:rPr>
          <w:rFonts w:ascii="Times New Roman" w:eastAsia="宋体" w:hAnsi="Times New Roman" w:cs="Times New Roman" w:hint="eastAsia"/>
          <w:sz w:val="24"/>
          <w:szCs w:val="24"/>
        </w:rPr>
        <w:t>5</w:t>
      </w:r>
      <w:r w:rsidR="006A03C7">
        <w:rPr>
          <w:rFonts w:ascii="Times New Roman" w:eastAsia="宋体" w:hAnsi="Times New Roman" w:cs="Times New Roman"/>
          <w:sz w:val="24"/>
          <w:szCs w:val="24"/>
        </w:rPr>
        <w:t xml:space="preserve">-10 </w:t>
      </w:r>
      <w:r w:rsidR="006A03C7">
        <w:rPr>
          <w:rFonts w:ascii="Times New Roman" w:eastAsia="宋体" w:hAnsi="Times New Roman" w:cs="Times New Roman" w:hint="eastAsia"/>
          <w:sz w:val="24"/>
          <w:szCs w:val="24"/>
        </w:rPr>
        <w:t>ng</w:t>
      </w:r>
      <w:r w:rsidR="006A03C7">
        <w:rPr>
          <w:rFonts w:ascii="Times New Roman" w:eastAsia="宋体" w:hAnsi="Times New Roman" w:cs="Times New Roman"/>
          <w:sz w:val="24"/>
          <w:szCs w:val="24"/>
        </w:rPr>
        <w:t xml:space="preserve"> </w:t>
      </w:r>
      <w:r w:rsidR="006A03C7">
        <w:rPr>
          <w:rFonts w:ascii="Times New Roman" w:eastAsia="宋体" w:hAnsi="Times New Roman" w:cs="Times New Roman" w:hint="eastAsia"/>
          <w:sz w:val="24"/>
          <w:szCs w:val="24"/>
        </w:rPr>
        <w:t>mL</w:t>
      </w:r>
      <w:r w:rsidR="006A03C7" w:rsidRPr="006A03C7">
        <w:rPr>
          <w:rFonts w:ascii="Times New Roman" w:eastAsia="宋体" w:hAnsi="Times New Roman" w:cs="Times New Roman"/>
          <w:sz w:val="24"/>
          <w:szCs w:val="24"/>
          <w:vertAlign w:val="superscript"/>
        </w:rPr>
        <w:t>-1</w:t>
      </w:r>
      <w:r w:rsidR="006A03C7">
        <w:rPr>
          <w:rFonts w:ascii="Times New Roman" w:eastAsia="宋体" w:hAnsi="Times New Roman" w:cs="Times New Roman"/>
          <w:sz w:val="24"/>
          <w:szCs w:val="24"/>
        </w:rPr>
        <w:t xml:space="preserve"> </w:t>
      </w:r>
      <w:proofErr w:type="spellStart"/>
      <w:r w:rsidR="006A03C7">
        <w:rPr>
          <w:rFonts w:ascii="Times New Roman" w:eastAsia="宋体" w:hAnsi="Times New Roman" w:cs="Times New Roman"/>
          <w:sz w:val="24"/>
          <w:szCs w:val="24"/>
        </w:rPr>
        <w:t>CT</w:t>
      </w:r>
      <w:r w:rsidR="006A03C7">
        <w:rPr>
          <w:rFonts w:ascii="Times New Roman" w:eastAsia="宋体" w:hAnsi="Times New Roman" w:cs="Times New Roman" w:hint="eastAsia"/>
          <w:sz w:val="24"/>
          <w:szCs w:val="24"/>
        </w:rPr>
        <w:t>n</w:t>
      </w:r>
      <w:r w:rsidR="006A03C7">
        <w:rPr>
          <w:rFonts w:ascii="Times New Roman" w:eastAsia="宋体" w:hAnsi="Times New Roman" w:cs="Times New Roman"/>
          <w:sz w:val="24"/>
          <w:szCs w:val="24"/>
        </w:rPr>
        <w:t>I</w:t>
      </w:r>
      <w:proofErr w:type="spellEnd"/>
      <w:r w:rsidR="006A03C7">
        <w:rPr>
          <w:rFonts w:ascii="Times New Roman" w:eastAsia="宋体" w:hAnsi="Times New Roman" w:cs="Times New Roman"/>
          <w:sz w:val="24"/>
          <w:szCs w:val="24"/>
        </w:rPr>
        <w:t xml:space="preserve"> </w:t>
      </w:r>
      <w:r w:rsidR="006A03C7">
        <w:rPr>
          <w:rFonts w:ascii="Times New Roman" w:eastAsia="宋体" w:hAnsi="Times New Roman" w:cs="Times New Roman" w:hint="eastAsia"/>
          <w:sz w:val="24"/>
          <w:szCs w:val="24"/>
        </w:rPr>
        <w:t>的</w:t>
      </w:r>
      <w:r w:rsidR="006A03C7">
        <w:rPr>
          <w:rFonts w:ascii="Times New Roman" w:eastAsia="宋体" w:hAnsi="Times New Roman" w:cs="Times New Roman" w:hint="eastAsia"/>
          <w:sz w:val="24"/>
          <w:szCs w:val="24"/>
        </w:rPr>
        <w:lastRenderedPageBreak/>
        <w:t>对数呈线性关系</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5c-d</w:t>
      </w:r>
      <w:r w:rsidR="00414507">
        <w:rPr>
          <w:rFonts w:ascii="Times New Roman" w:eastAsia="宋体" w:hAnsi="Times New Roman" w:cs="Times New Roman" w:hint="eastAsia"/>
          <w:sz w:val="24"/>
          <w:szCs w:val="24"/>
        </w:rPr>
        <w:t>）</w:t>
      </w:r>
      <w:r w:rsidR="006A03C7">
        <w:rPr>
          <w:rFonts w:ascii="Times New Roman" w:eastAsia="宋体" w:hAnsi="Times New Roman" w:cs="Times New Roman" w:hint="eastAsia"/>
          <w:sz w:val="24"/>
          <w:szCs w:val="24"/>
        </w:rPr>
        <w:t>，检测限为</w:t>
      </w:r>
      <w:r w:rsidR="006A03C7">
        <w:rPr>
          <w:rFonts w:ascii="Times New Roman" w:eastAsia="宋体" w:hAnsi="Times New Roman" w:cs="Times New Roman" w:hint="eastAsia"/>
          <w:sz w:val="24"/>
          <w:szCs w:val="24"/>
        </w:rPr>
        <w:t>1</w:t>
      </w:r>
      <w:r w:rsidR="006A03C7">
        <w:rPr>
          <w:rFonts w:ascii="Times New Roman" w:eastAsia="宋体" w:hAnsi="Times New Roman" w:cs="Times New Roman"/>
          <w:sz w:val="24"/>
          <w:szCs w:val="24"/>
        </w:rPr>
        <w:t xml:space="preserve">.7 </w:t>
      </w:r>
      <w:proofErr w:type="spellStart"/>
      <w:r w:rsidR="006A03C7">
        <w:rPr>
          <w:rFonts w:ascii="Times New Roman" w:eastAsia="宋体" w:hAnsi="Times New Roman" w:cs="Times New Roman" w:hint="eastAsia"/>
          <w:sz w:val="24"/>
          <w:szCs w:val="24"/>
        </w:rPr>
        <w:t>pg</w:t>
      </w:r>
      <w:proofErr w:type="spellEnd"/>
      <w:r w:rsidR="006A03C7">
        <w:rPr>
          <w:rFonts w:ascii="Times New Roman" w:eastAsia="宋体" w:hAnsi="Times New Roman" w:cs="Times New Roman"/>
          <w:sz w:val="24"/>
          <w:szCs w:val="24"/>
        </w:rPr>
        <w:t xml:space="preserve"> </w:t>
      </w:r>
      <w:r w:rsidR="006A03C7">
        <w:rPr>
          <w:rFonts w:ascii="Times New Roman" w:eastAsia="宋体" w:hAnsi="Times New Roman" w:cs="Times New Roman" w:hint="eastAsia"/>
          <w:sz w:val="24"/>
          <w:szCs w:val="24"/>
        </w:rPr>
        <w:t>m</w:t>
      </w:r>
      <w:r w:rsidR="006A03C7">
        <w:rPr>
          <w:rFonts w:ascii="Times New Roman" w:eastAsia="宋体" w:hAnsi="Times New Roman" w:cs="Times New Roman"/>
          <w:sz w:val="24"/>
          <w:szCs w:val="24"/>
        </w:rPr>
        <w:t>L</w:t>
      </w:r>
      <w:r w:rsidR="006A03C7" w:rsidRPr="006A03C7">
        <w:rPr>
          <w:rFonts w:ascii="Times New Roman" w:eastAsia="宋体" w:hAnsi="Times New Roman" w:cs="Times New Roman"/>
          <w:sz w:val="24"/>
          <w:szCs w:val="24"/>
          <w:vertAlign w:val="superscript"/>
        </w:rPr>
        <w:t>-1</w:t>
      </w:r>
      <w:r w:rsidR="006A03C7">
        <w:rPr>
          <w:rFonts w:ascii="Times New Roman" w:eastAsia="宋体" w:hAnsi="Times New Roman" w:cs="Times New Roman" w:hint="eastAsia"/>
          <w:sz w:val="24"/>
          <w:szCs w:val="24"/>
        </w:rPr>
        <w:t>。</w:t>
      </w:r>
      <w:r w:rsidR="00FB59A2">
        <w:rPr>
          <w:rFonts w:ascii="Times New Roman" w:eastAsia="宋体" w:hAnsi="Times New Roman" w:cs="Times New Roman" w:hint="eastAsia"/>
          <w:sz w:val="24"/>
          <w:szCs w:val="24"/>
        </w:rPr>
        <w:t>阿尔兹海默症（</w:t>
      </w:r>
      <w:r w:rsidR="00FB59A2">
        <w:rPr>
          <w:rFonts w:ascii="Times New Roman" w:eastAsia="宋体" w:hAnsi="Times New Roman" w:cs="Times New Roman" w:hint="eastAsia"/>
          <w:sz w:val="24"/>
          <w:szCs w:val="24"/>
        </w:rPr>
        <w:t>A</w:t>
      </w:r>
      <w:r w:rsidR="00FB59A2">
        <w:rPr>
          <w:rFonts w:ascii="Times New Roman" w:eastAsia="宋体" w:hAnsi="Times New Roman" w:cs="Times New Roman"/>
          <w:sz w:val="24"/>
          <w:szCs w:val="24"/>
        </w:rPr>
        <w:t>D</w:t>
      </w:r>
      <w:r w:rsidR="00FB59A2">
        <w:rPr>
          <w:rFonts w:ascii="Times New Roman" w:eastAsia="宋体" w:hAnsi="Times New Roman" w:cs="Times New Roman" w:hint="eastAsia"/>
          <w:sz w:val="24"/>
          <w:szCs w:val="24"/>
        </w:rPr>
        <w:t>）是</w:t>
      </w:r>
      <w:r w:rsidR="00FB59A2" w:rsidRPr="00FB59A2">
        <w:rPr>
          <w:rFonts w:ascii="Times New Roman" w:eastAsia="宋体" w:hAnsi="Times New Roman" w:cs="Times New Roman" w:hint="eastAsia"/>
          <w:sz w:val="24"/>
          <w:szCs w:val="24"/>
        </w:rPr>
        <w:t>一种持续性神经功能障碍</w:t>
      </w:r>
      <w:r w:rsidR="00FB59A2">
        <w:rPr>
          <w:rFonts w:ascii="Times New Roman" w:eastAsia="宋体" w:hAnsi="Times New Roman" w:cs="Times New Roman" w:hint="eastAsia"/>
          <w:sz w:val="24"/>
          <w:szCs w:val="24"/>
        </w:rPr>
        <w:t>，也是全球最常见的痴呆症病因之一，给患者和社会带来巨大痛苦</w:t>
      </w:r>
      <w:r w:rsidR="00AA19DD">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&lt;EndNote&gt;&lt;Cite&gt;&lt;Author&gt;Iglesias-Mayor&lt;/Author&gt;&lt;Year&gt;2020&lt;/Year&gt;&lt;RecNum&gt;477&lt;/RecNum&gt;&lt;DisplayText&gt;[73]&lt;/DisplayText&gt;&lt;record&gt;&lt;rec-number&gt;477&lt;/rec-number&gt;&lt;foreign-keys&gt;&lt;key app="EN" db-id="wfpvea5w2st2f2e00x4pe9ah5s9sdtta05r5" timestamp="1695313349"&gt;477&lt;/key&gt;&lt;key app="ENWeb" db-id=""&gt;0&lt;/key&gt;&lt;/foreign-keys&gt;&lt;ref-type name="Journal Article"&gt;17&lt;/ref-type&gt;&lt;contributors&gt;&lt;authors&gt;&lt;author&gt;Iglesias-Mayor, Alba&lt;/author&gt;&lt;author&gt;Amor-Gutiérrez, Olaya&lt;/author&gt;&lt;author&gt;Novelli, Antonello&lt;/author&gt;&lt;author&gt;Fernández-Sánchez, María-Teresa&lt;/author&gt;&lt;author&gt;Costa-García, Agustín&lt;/author&gt;&lt;author&gt;de la Escosura-Muñiz, Alfredo&lt;/author&gt;&lt;/authors&gt;&lt;/contributors&gt;&lt;titles&gt;&lt;title&gt;Bifunctional Au@Pt/Au core@shell Nanoparticles As Novel Electrocatalytic Tags in Immunosensing: Application for Alzheimer’s Disease Biomarker Detection&lt;/title&gt;&lt;secondary-title&gt;Analytical Chemistry&lt;/secondary-title&gt;&lt;/titles&gt;&lt;periodical&gt;&lt;full-title&gt;Analytical Chemistry&lt;/full-title&gt;&lt;abbr-1&gt;Anal Chem&lt;/abbr-1&gt;&lt;/periodical&gt;&lt;pages&gt;7209-7217&lt;/pages&gt;&lt;volume&gt;92&lt;/volume&gt;&lt;number&gt;10&lt;/number&gt;&lt;dates&gt;&lt;year&gt;2020&lt;/year&gt;&lt;/dates&gt;&lt;isbn&gt;0003-2700&amp;#xD;1520-6882&lt;/isbn&gt;&lt;urls&gt;&lt;/urls&gt;&lt;electronic-resource-num&gt;10.1021/acs.analchem.0c00760&lt;/electronic-resource-num&gt;&lt;/record&gt;&lt;/Cite&gt;&lt;/EndNote&gt;</w:instrText>
      </w:r>
      <w:r w:rsidR="00AA19DD">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[73]</w:t>
      </w:r>
      <w:r w:rsidR="00AA19DD">
        <w:rPr>
          <w:rFonts w:ascii="Times New Roman" w:eastAsia="宋体" w:hAnsi="Times New Roman" w:cs="Times New Roman"/>
          <w:sz w:val="24"/>
          <w:szCs w:val="24"/>
        </w:rPr>
        <w:fldChar w:fldCharType="end"/>
      </w:r>
      <w:r w:rsidR="00AA19DD">
        <w:rPr>
          <w:rFonts w:ascii="Times New Roman" w:eastAsia="宋体" w:hAnsi="Times New Roman" w:cs="Times New Roman" w:hint="eastAsia"/>
          <w:sz w:val="24"/>
          <w:szCs w:val="24"/>
        </w:rPr>
        <w:t>。</w:t>
      </w:r>
      <w:proofErr w:type="spellStart"/>
      <w:r w:rsidR="00AA19DD">
        <w:rPr>
          <w:rFonts w:ascii="Times New Roman" w:eastAsia="宋体" w:hAnsi="Times New Roman" w:cs="Times New Roman"/>
          <w:sz w:val="24"/>
          <w:szCs w:val="24"/>
        </w:rPr>
        <w:t>Escosura-Muñiz</w:t>
      </w:r>
      <w:proofErr w:type="spellEnd"/>
      <w:r w:rsidR="00AA19DD">
        <w:rPr>
          <w:rFonts w:ascii="Times New Roman" w:eastAsia="宋体" w:hAnsi="Times New Roman" w:cs="Times New Roman" w:hint="eastAsia"/>
          <w:sz w:val="24"/>
          <w:szCs w:val="24"/>
        </w:rPr>
        <w:t>等</w:t>
      </w:r>
      <w:r w:rsidR="00AA19DD">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&lt;EndNote&gt;&lt;Cite&gt;&lt;Author&gt;Iglesias-Mayor&lt;/Author&gt;&lt;Year&gt;2020&lt;/Year&gt;&lt;RecNum&gt;477&lt;/RecNum&gt;&lt;DisplayText&gt;[73]&lt;/DisplayText&gt;&lt;record&gt;&lt;rec-number&gt;477&lt;/rec-number&gt;&lt;foreign-keys&gt;&lt;key app="EN" db-id="wfpvea5w2st2f2e00x4pe9ah5s9sdtta05r5" timestamp="1695313349"&gt;477&lt;/key&gt;&lt;key app="ENWeb" db-id=""&gt;0&lt;/key&gt;&lt;/foreign-keys&gt;&lt;ref-type name="Journal Article"&gt;17&lt;/ref-type&gt;&lt;contributors&gt;&lt;authors&gt;&lt;author&gt;Iglesias-Mayor, Alba&lt;/author&gt;&lt;author&gt;Amor-Gutiérrez, Olaya&lt;/author&gt;&lt;author&gt;Novelli, Antonello&lt;/author&gt;&lt;author&gt;Fernández-Sánchez, María-Teresa&lt;/author&gt;&lt;author&gt;Costa-García, Agustín&lt;/author&gt;&lt;author&gt;de la Escosura-Muñiz, Alfredo&lt;/author&gt;&lt;/authors&gt;&lt;/contributors&gt;&lt;titles&gt;&lt;title&gt;Bifunctional Au@Pt/Au core@shell Nanoparticles As Novel Electrocatalytic Tags in Immunosensing: Application for Alzheimer’s Disease Biomarker Detection&lt;/title&gt;&lt;secondary-title&gt;Analytical Chemistry&lt;/secondary-title&gt;&lt;/titles&gt;&lt;periodical&gt;&lt;full-title&gt;Analytical Chemistry&lt;/full-title&gt;&lt;abbr-1&gt;Anal Chem&lt;/abbr-1&gt;&lt;/periodical&gt;&lt;pages&gt;7209-7217&lt;/pages&gt;&lt;volume&gt;92&lt;/volume&gt;&lt;number&gt;10&lt;/number&gt;&lt;dates&gt;&lt;year&gt;2020&lt;/year&gt;&lt;/dates&gt;&lt;isbn&gt;0003-2700&amp;#xD;1520-6882&lt;/isbn&gt;&lt;urls&gt;&lt;/urls&gt;&lt;electronic-resource-num&gt;10.1021/acs.analchem.0c00760&lt;/electronic-resource-num&gt;&lt;/record&gt;&lt;/Cite&gt;&lt;/EndNote&gt;</w:instrText>
      </w:r>
      <w:r w:rsidR="00AA19DD">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[73]</w:t>
      </w:r>
      <w:r w:rsidR="00AA19DD">
        <w:rPr>
          <w:rFonts w:ascii="Times New Roman" w:eastAsia="宋体" w:hAnsi="Times New Roman" w:cs="Times New Roman"/>
          <w:sz w:val="24"/>
          <w:szCs w:val="24"/>
        </w:rPr>
        <w:fldChar w:fldCharType="end"/>
      </w:r>
      <w:r w:rsidR="00AA19DD">
        <w:rPr>
          <w:rFonts w:ascii="Times New Roman" w:eastAsia="宋体" w:hAnsi="Times New Roman" w:cs="Times New Roman" w:hint="eastAsia"/>
          <w:sz w:val="24"/>
          <w:szCs w:val="24"/>
        </w:rPr>
        <w:t>选用构象改变的</w:t>
      </w:r>
      <w:r w:rsidR="00AA19DD">
        <w:rPr>
          <w:rFonts w:ascii="Times New Roman" w:eastAsia="宋体" w:hAnsi="Times New Roman" w:cs="Times New Roman" w:hint="eastAsia"/>
          <w:sz w:val="24"/>
          <w:szCs w:val="24"/>
        </w:rPr>
        <w:t>p53</w:t>
      </w:r>
      <w:proofErr w:type="gramStart"/>
      <w:r w:rsidR="00AA19DD">
        <w:rPr>
          <w:rFonts w:ascii="Times New Roman" w:eastAsia="宋体" w:hAnsi="Times New Roman" w:cs="Times New Roman" w:hint="eastAsia"/>
          <w:sz w:val="24"/>
          <w:szCs w:val="24"/>
        </w:rPr>
        <w:t>肽</w:t>
      </w:r>
      <w:proofErr w:type="gramEnd"/>
      <w:r w:rsidR="00AA19DD">
        <w:rPr>
          <w:rFonts w:ascii="Times New Roman" w:eastAsia="宋体" w:hAnsi="Times New Roman" w:cs="Times New Roman" w:hint="eastAsia"/>
          <w:sz w:val="24"/>
          <w:szCs w:val="24"/>
        </w:rPr>
        <w:t>作为</w:t>
      </w:r>
      <w:r w:rsidR="00AA19DD">
        <w:rPr>
          <w:rFonts w:ascii="Times New Roman" w:eastAsia="宋体" w:hAnsi="Times New Roman" w:cs="Times New Roman" w:hint="eastAsia"/>
          <w:sz w:val="24"/>
          <w:szCs w:val="24"/>
        </w:rPr>
        <w:t>A</w:t>
      </w:r>
      <w:r w:rsidR="00AA19DD">
        <w:rPr>
          <w:rFonts w:ascii="Times New Roman" w:eastAsia="宋体" w:hAnsi="Times New Roman" w:cs="Times New Roman"/>
          <w:sz w:val="24"/>
          <w:szCs w:val="24"/>
        </w:rPr>
        <w:t>D</w:t>
      </w:r>
      <w:r w:rsidR="00AA19DD">
        <w:rPr>
          <w:rFonts w:ascii="Times New Roman" w:eastAsia="宋体" w:hAnsi="Times New Roman" w:cs="Times New Roman" w:hint="eastAsia"/>
          <w:sz w:val="24"/>
          <w:szCs w:val="24"/>
        </w:rPr>
        <w:t>的生物标志物，报道了双功能核壳</w:t>
      </w:r>
      <w:proofErr w:type="spellStart"/>
      <w:r w:rsidR="00AA19DD">
        <w:rPr>
          <w:rFonts w:ascii="Times New Roman" w:eastAsia="宋体" w:hAnsi="Times New Roman" w:cs="Times New Roman" w:hint="eastAsia"/>
          <w:sz w:val="24"/>
          <w:szCs w:val="24"/>
        </w:rPr>
        <w:t>Au@</w:t>
      </w:r>
      <w:r w:rsidR="00AA19DD">
        <w:rPr>
          <w:rFonts w:ascii="Times New Roman" w:eastAsia="宋体" w:hAnsi="Times New Roman" w:cs="Times New Roman"/>
          <w:sz w:val="24"/>
          <w:szCs w:val="24"/>
        </w:rPr>
        <w:t>P</w:t>
      </w:r>
      <w:r w:rsidR="00AA19DD">
        <w:rPr>
          <w:rFonts w:ascii="Times New Roman" w:eastAsia="宋体" w:hAnsi="Times New Roman" w:cs="Times New Roman" w:hint="eastAsia"/>
          <w:sz w:val="24"/>
          <w:szCs w:val="24"/>
        </w:rPr>
        <w:t>t</w:t>
      </w:r>
      <w:proofErr w:type="spellEnd"/>
      <w:r w:rsidR="00AA19DD">
        <w:rPr>
          <w:rFonts w:ascii="Times New Roman" w:eastAsia="宋体" w:hAnsi="Times New Roman" w:cs="Times New Roman" w:hint="eastAsia"/>
          <w:sz w:val="24"/>
          <w:szCs w:val="24"/>
        </w:rPr>
        <w:t>/</w:t>
      </w:r>
      <w:r w:rsidR="00AA19DD">
        <w:rPr>
          <w:rFonts w:ascii="Times New Roman" w:eastAsia="宋体" w:hAnsi="Times New Roman" w:cs="Times New Roman"/>
          <w:sz w:val="24"/>
          <w:szCs w:val="24"/>
        </w:rPr>
        <w:t>A</w:t>
      </w:r>
      <w:r w:rsidR="00AA19DD">
        <w:rPr>
          <w:rFonts w:ascii="Times New Roman" w:eastAsia="宋体" w:hAnsi="Times New Roman" w:cs="Times New Roman" w:hint="eastAsia"/>
          <w:sz w:val="24"/>
          <w:szCs w:val="24"/>
        </w:rPr>
        <w:t>u</w:t>
      </w:r>
      <w:r w:rsidR="00AA19DD">
        <w:rPr>
          <w:rFonts w:ascii="Times New Roman" w:eastAsia="宋体" w:hAnsi="Times New Roman" w:cs="Times New Roman"/>
          <w:sz w:val="24"/>
          <w:szCs w:val="24"/>
        </w:rPr>
        <w:t xml:space="preserve"> NP</w:t>
      </w:r>
      <w:r w:rsidR="00AA19DD">
        <w:rPr>
          <w:rFonts w:ascii="Times New Roman" w:eastAsia="宋体" w:hAnsi="Times New Roman" w:cs="Times New Roman" w:hint="eastAsia"/>
          <w:sz w:val="24"/>
          <w:szCs w:val="24"/>
        </w:rPr>
        <w:t>s</w:t>
      </w:r>
      <w:r w:rsidR="00AA19DD">
        <w:rPr>
          <w:rFonts w:ascii="Times New Roman" w:eastAsia="宋体" w:hAnsi="Times New Roman" w:cs="Times New Roman" w:hint="eastAsia"/>
          <w:sz w:val="24"/>
          <w:szCs w:val="24"/>
        </w:rPr>
        <w:t>作为</w:t>
      </w:r>
      <w:r w:rsidR="00AA19DD">
        <w:rPr>
          <w:rFonts w:ascii="Times New Roman" w:eastAsia="宋体" w:hAnsi="Times New Roman" w:cs="Times New Roman" w:hint="eastAsia"/>
          <w:sz w:val="24"/>
          <w:szCs w:val="24"/>
        </w:rPr>
        <w:t>p</w:t>
      </w:r>
      <w:r w:rsidR="00AA19DD">
        <w:rPr>
          <w:rFonts w:ascii="Times New Roman" w:eastAsia="宋体" w:hAnsi="Times New Roman" w:cs="Times New Roman"/>
          <w:sz w:val="24"/>
          <w:szCs w:val="24"/>
        </w:rPr>
        <w:t>53</w:t>
      </w:r>
      <w:proofErr w:type="gramStart"/>
      <w:r w:rsidR="00AA19DD">
        <w:rPr>
          <w:rFonts w:ascii="Times New Roman" w:eastAsia="宋体" w:hAnsi="Times New Roman" w:cs="Times New Roman" w:hint="eastAsia"/>
          <w:sz w:val="24"/>
          <w:szCs w:val="24"/>
        </w:rPr>
        <w:t>肽新标签</w:t>
      </w:r>
      <w:proofErr w:type="gramEnd"/>
      <w:r w:rsidR="00AA19DD">
        <w:rPr>
          <w:rFonts w:ascii="Times New Roman" w:eastAsia="宋体" w:hAnsi="Times New Roman" w:cs="Times New Roman" w:hint="eastAsia"/>
          <w:sz w:val="24"/>
          <w:szCs w:val="24"/>
        </w:rPr>
        <w:t>的应用。</w:t>
      </w:r>
      <w:r w:rsidR="009B4C7B">
        <w:rPr>
          <w:rFonts w:ascii="Times New Roman" w:eastAsia="宋体" w:hAnsi="Times New Roman" w:cs="Times New Roman" w:hint="eastAsia"/>
          <w:sz w:val="24"/>
          <w:szCs w:val="24"/>
        </w:rPr>
        <w:t>将抗</w:t>
      </w:r>
      <w:r w:rsidR="009B4C7B">
        <w:rPr>
          <w:rFonts w:ascii="Times New Roman" w:eastAsia="宋体" w:hAnsi="Times New Roman" w:cs="Times New Roman" w:hint="eastAsia"/>
          <w:sz w:val="24"/>
          <w:szCs w:val="24"/>
        </w:rPr>
        <w:t>p53</w:t>
      </w:r>
      <w:r w:rsidR="009B4C7B">
        <w:rPr>
          <w:rFonts w:ascii="Times New Roman" w:eastAsia="宋体" w:hAnsi="Times New Roman" w:cs="Times New Roman" w:hint="eastAsia"/>
          <w:sz w:val="24"/>
          <w:szCs w:val="24"/>
        </w:rPr>
        <w:t>单克隆抗体偶联在</w:t>
      </w:r>
      <w:proofErr w:type="spellStart"/>
      <w:r w:rsidR="009B4C7B">
        <w:rPr>
          <w:rFonts w:ascii="Times New Roman" w:eastAsia="宋体" w:hAnsi="Times New Roman" w:cs="Times New Roman" w:hint="eastAsia"/>
          <w:sz w:val="24"/>
          <w:szCs w:val="24"/>
        </w:rPr>
        <w:t>Au@</w:t>
      </w:r>
      <w:r w:rsidR="009B4C7B">
        <w:rPr>
          <w:rFonts w:ascii="Times New Roman" w:eastAsia="宋体" w:hAnsi="Times New Roman" w:cs="Times New Roman"/>
          <w:sz w:val="24"/>
          <w:szCs w:val="24"/>
        </w:rPr>
        <w:t>P</w:t>
      </w:r>
      <w:r w:rsidR="009B4C7B">
        <w:rPr>
          <w:rFonts w:ascii="Times New Roman" w:eastAsia="宋体" w:hAnsi="Times New Roman" w:cs="Times New Roman" w:hint="eastAsia"/>
          <w:sz w:val="24"/>
          <w:szCs w:val="24"/>
        </w:rPr>
        <w:t>t</w:t>
      </w:r>
      <w:proofErr w:type="spellEnd"/>
      <w:r w:rsidR="009B4C7B">
        <w:rPr>
          <w:rFonts w:ascii="Times New Roman" w:eastAsia="宋体" w:hAnsi="Times New Roman" w:cs="Times New Roman" w:hint="eastAsia"/>
          <w:sz w:val="24"/>
          <w:szCs w:val="24"/>
        </w:rPr>
        <w:t>/</w:t>
      </w:r>
      <w:r w:rsidR="009B4C7B">
        <w:rPr>
          <w:rFonts w:ascii="Times New Roman" w:eastAsia="宋体" w:hAnsi="Times New Roman" w:cs="Times New Roman"/>
          <w:sz w:val="24"/>
          <w:szCs w:val="24"/>
        </w:rPr>
        <w:t>A</w:t>
      </w:r>
      <w:r w:rsidR="009B4C7B">
        <w:rPr>
          <w:rFonts w:ascii="Times New Roman" w:eastAsia="宋体" w:hAnsi="Times New Roman" w:cs="Times New Roman" w:hint="eastAsia"/>
          <w:sz w:val="24"/>
          <w:szCs w:val="24"/>
        </w:rPr>
        <w:t>u</w:t>
      </w:r>
      <w:r w:rsidR="009B4C7B">
        <w:rPr>
          <w:rFonts w:ascii="Times New Roman" w:eastAsia="宋体" w:hAnsi="Times New Roman" w:cs="Times New Roman"/>
          <w:sz w:val="24"/>
          <w:szCs w:val="24"/>
        </w:rPr>
        <w:t xml:space="preserve"> NP</w:t>
      </w:r>
      <w:r w:rsidR="009B4C7B">
        <w:rPr>
          <w:rFonts w:ascii="Times New Roman" w:eastAsia="宋体" w:hAnsi="Times New Roman" w:cs="Times New Roman" w:hint="eastAsia"/>
          <w:sz w:val="24"/>
          <w:szCs w:val="24"/>
        </w:rPr>
        <w:t>s</w:t>
      </w:r>
      <w:r w:rsidR="009B4C7B">
        <w:rPr>
          <w:rFonts w:ascii="Times New Roman" w:eastAsia="宋体" w:hAnsi="Times New Roman" w:cs="Times New Roman" w:hint="eastAsia"/>
          <w:sz w:val="24"/>
          <w:szCs w:val="24"/>
        </w:rPr>
        <w:t>表面，将</w:t>
      </w:r>
      <w:r w:rsidR="009B4C7B">
        <w:rPr>
          <w:rFonts w:ascii="Times New Roman" w:eastAsia="宋体" w:hAnsi="Times New Roman" w:cs="Times New Roman" w:hint="eastAsia"/>
          <w:sz w:val="24"/>
          <w:szCs w:val="24"/>
        </w:rPr>
        <w:t>p53</w:t>
      </w:r>
      <w:proofErr w:type="gramStart"/>
      <w:r w:rsidR="009B4C7B">
        <w:rPr>
          <w:rFonts w:ascii="Times New Roman" w:eastAsia="宋体" w:hAnsi="Times New Roman" w:cs="Times New Roman" w:hint="eastAsia"/>
          <w:sz w:val="24"/>
          <w:szCs w:val="24"/>
        </w:rPr>
        <w:t>肽</w:t>
      </w:r>
      <w:proofErr w:type="gramEnd"/>
      <w:r w:rsidR="009B4C7B">
        <w:rPr>
          <w:rFonts w:ascii="Times New Roman" w:eastAsia="宋体" w:hAnsi="Times New Roman" w:cs="Times New Roman" w:hint="eastAsia"/>
          <w:sz w:val="24"/>
          <w:szCs w:val="24"/>
        </w:rPr>
        <w:t>固定在磁珠（</w:t>
      </w:r>
      <w:r w:rsidR="009B4C7B">
        <w:rPr>
          <w:rFonts w:ascii="Times New Roman" w:eastAsia="宋体" w:hAnsi="Times New Roman" w:cs="Times New Roman" w:hint="eastAsia"/>
          <w:sz w:val="24"/>
          <w:szCs w:val="24"/>
        </w:rPr>
        <w:t>M</w:t>
      </w:r>
      <w:r w:rsidR="009B4C7B">
        <w:rPr>
          <w:rFonts w:ascii="Times New Roman" w:eastAsia="宋体" w:hAnsi="Times New Roman" w:cs="Times New Roman"/>
          <w:sz w:val="24"/>
          <w:szCs w:val="24"/>
        </w:rPr>
        <w:t>B</w:t>
      </w:r>
      <w:r w:rsidR="009B4C7B">
        <w:rPr>
          <w:rFonts w:ascii="Times New Roman" w:eastAsia="宋体" w:hAnsi="Times New Roman" w:cs="Times New Roman" w:hint="eastAsia"/>
          <w:sz w:val="24"/>
          <w:szCs w:val="24"/>
        </w:rPr>
        <w:t>）上。</w:t>
      </w:r>
      <w:r w:rsidR="009B4C7B" w:rsidRPr="009B4C7B">
        <w:rPr>
          <w:rFonts w:ascii="Times New Roman" w:eastAsia="宋体" w:hAnsi="Times New Roman" w:cs="Times New Roman" w:hint="eastAsia"/>
          <w:sz w:val="24"/>
          <w:szCs w:val="24"/>
        </w:rPr>
        <w:t>利用</w:t>
      </w:r>
      <w:r w:rsidR="009B4C7B" w:rsidRPr="009B4C7B">
        <w:rPr>
          <w:rFonts w:ascii="Times New Roman" w:eastAsia="宋体" w:hAnsi="Times New Roman" w:cs="Times New Roman"/>
          <w:sz w:val="24"/>
          <w:szCs w:val="24"/>
        </w:rPr>
        <w:t>MB</w:t>
      </w:r>
      <w:r w:rsidR="009B4C7B" w:rsidRPr="009B4C7B">
        <w:rPr>
          <w:rFonts w:ascii="Times New Roman" w:eastAsia="宋体" w:hAnsi="Times New Roman" w:cs="Times New Roman"/>
          <w:sz w:val="24"/>
          <w:szCs w:val="24"/>
        </w:rPr>
        <w:t>平台将电催化应用于竞争性免疫</w:t>
      </w:r>
      <w:r w:rsidR="009B4C7B">
        <w:rPr>
          <w:rFonts w:ascii="Times New Roman" w:eastAsia="宋体" w:hAnsi="Times New Roman" w:cs="Times New Roman" w:hint="eastAsia"/>
          <w:sz w:val="24"/>
          <w:szCs w:val="24"/>
        </w:rPr>
        <w:t>分析法</w:t>
      </w:r>
      <w:r w:rsidR="009B4C7B" w:rsidRPr="009B4C7B">
        <w:rPr>
          <w:rFonts w:ascii="Times New Roman" w:eastAsia="宋体" w:hAnsi="Times New Roman" w:cs="Times New Roman"/>
          <w:sz w:val="24"/>
          <w:szCs w:val="24"/>
        </w:rPr>
        <w:t>测定</w:t>
      </w:r>
      <w:r w:rsidR="009B4C7B">
        <w:rPr>
          <w:rFonts w:ascii="Times New Roman" w:eastAsia="宋体" w:hAnsi="Times New Roman" w:cs="Times New Roman" w:hint="eastAsia"/>
          <w:sz w:val="24"/>
          <w:szCs w:val="24"/>
        </w:rPr>
        <w:t>A</w:t>
      </w:r>
      <w:r w:rsidR="009B4C7B">
        <w:rPr>
          <w:rFonts w:ascii="Times New Roman" w:eastAsia="宋体" w:hAnsi="Times New Roman" w:cs="Times New Roman"/>
          <w:sz w:val="24"/>
          <w:szCs w:val="24"/>
        </w:rPr>
        <w:t>D</w:t>
      </w:r>
      <w:r w:rsidR="009B4C7B">
        <w:rPr>
          <w:rFonts w:ascii="Times New Roman" w:eastAsia="宋体" w:hAnsi="Times New Roman" w:cs="Times New Roman"/>
          <w:sz w:val="24"/>
          <w:szCs w:val="24"/>
        </w:rPr>
        <w:t>生物标志物的</w:t>
      </w:r>
      <w:r w:rsidR="009B4C7B">
        <w:rPr>
          <w:rFonts w:ascii="Times New Roman" w:eastAsia="宋体" w:hAnsi="Times New Roman" w:cs="Times New Roman" w:hint="eastAsia"/>
          <w:sz w:val="24"/>
          <w:szCs w:val="24"/>
        </w:rPr>
        <w:t>含量</w:t>
      </w:r>
      <w:r w:rsidR="009B4C7B">
        <w:rPr>
          <w:rFonts w:ascii="Times New Roman" w:eastAsia="宋体" w:hAnsi="Times New Roman" w:cs="Times New Roman"/>
          <w:sz w:val="24"/>
          <w:szCs w:val="24"/>
        </w:rPr>
        <w:t>，其</w:t>
      </w:r>
      <w:r w:rsidR="009B4C7B">
        <w:rPr>
          <w:rFonts w:ascii="Times New Roman" w:eastAsia="宋体" w:hAnsi="Times New Roman" w:cs="Times New Roman" w:hint="eastAsia"/>
          <w:sz w:val="24"/>
          <w:szCs w:val="24"/>
        </w:rPr>
        <w:t>检测限</w:t>
      </w:r>
      <w:r w:rsidR="009B4C7B" w:rsidRPr="009B4C7B">
        <w:rPr>
          <w:rFonts w:ascii="Times New Roman" w:eastAsia="宋体" w:hAnsi="Times New Roman" w:cs="Times New Roman"/>
          <w:sz w:val="24"/>
          <w:szCs w:val="24"/>
        </w:rPr>
        <w:t>低至</w:t>
      </w:r>
      <w:r w:rsidR="009B4C7B" w:rsidRPr="009B4C7B">
        <w:rPr>
          <w:rFonts w:ascii="Times New Roman" w:eastAsia="宋体" w:hAnsi="Times New Roman" w:cs="Times New Roman"/>
          <w:sz w:val="24"/>
          <w:szCs w:val="24"/>
        </w:rPr>
        <w:t xml:space="preserve"> 66 </w:t>
      </w:r>
      <w:proofErr w:type="spellStart"/>
      <w:r w:rsidR="009B4C7B" w:rsidRPr="009B4C7B">
        <w:rPr>
          <w:rFonts w:ascii="Times New Roman" w:eastAsia="宋体" w:hAnsi="Times New Roman" w:cs="Times New Roman"/>
          <w:sz w:val="24"/>
          <w:szCs w:val="24"/>
        </w:rPr>
        <w:t>nM</w:t>
      </w:r>
      <w:proofErr w:type="spellEnd"/>
      <w:r w:rsidR="009B4C7B" w:rsidRPr="009B4C7B">
        <w:rPr>
          <w:rFonts w:ascii="Times New Roman" w:eastAsia="宋体" w:hAnsi="Times New Roman" w:cs="Times New Roman"/>
          <w:sz w:val="24"/>
          <w:szCs w:val="24"/>
        </w:rPr>
        <w:t>。</w:t>
      </w:r>
      <w:r w:rsidR="009B4C7B">
        <w:rPr>
          <w:rFonts w:ascii="Times New Roman" w:eastAsia="宋体" w:hAnsi="Times New Roman" w:cs="Times New Roman" w:hint="eastAsia"/>
          <w:sz w:val="24"/>
          <w:szCs w:val="24"/>
        </w:rPr>
        <w:t>线粒体疾病是</w:t>
      </w:r>
      <w:r w:rsidR="00F84EA8">
        <w:rPr>
          <w:rFonts w:ascii="Times New Roman" w:eastAsia="宋体" w:hAnsi="Times New Roman" w:cs="Times New Roman" w:hint="eastAsia"/>
          <w:sz w:val="24"/>
          <w:szCs w:val="24"/>
        </w:rPr>
        <w:t>一种渐进的无法治愈的疾病，也是临床表现多变的多系统疾病，通常难以诊断</w:t>
      </w:r>
      <w:r w:rsidR="00F84EA8">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&lt;EndNote&gt;&lt;Cite&gt;&lt;Author&gt;Codier&lt;/Author&gt;&lt;Year&gt;2014&lt;/Year&gt;&lt;RecNum&gt;478&lt;/RecNum&gt;&lt;DisplayText&gt;[71, 74]&lt;/DisplayText&gt;&lt;record&gt;&lt;rec-number&gt;478&lt;/rec-number&gt;&lt;foreign-keys&gt;&lt;key app="EN" db-id="wfpvea5w2st2f2e00x4pe9ah5s9sdtta05r5" timestamp="1695315135"&gt;478&lt;/key&gt;&lt;/foreign-keys&gt;&lt;ref-type name="Journal Article"&gt;17&lt;/ref-type&gt;&lt;contributors&gt;&lt;authors&gt;&lt;author&gt;Codier, Estelle&lt;/author&gt;&lt;author&gt;Codier, David&lt;/author&gt;&lt;/authors&gt;&lt;/contributors&gt;&lt;titles&gt;&lt;title&gt;Understanding mitochondrial disease and goals for its treatment&lt;/title&gt;&lt;secondary-title&gt;British Journal of Nursing&lt;/secondary-title&gt;&lt;/titles&gt;&lt;periodical&gt;&lt;full-title&gt;British Journal of Nursing&lt;/full-title&gt;&lt;/periodical&gt;&lt;pages&gt;254-258&lt;/pages&gt;&lt;volume&gt;23&lt;/volume&gt;&lt;dates&gt;&lt;year&gt;2014&lt;/year&gt;&lt;/dates&gt;&lt;urls&gt;&lt;/urls&gt;&lt;/record&gt;&lt;/Cite&gt;&lt;Cite&gt;&lt;Author&gt;Yu&lt;/Author&gt;&lt;Year&gt;2022&lt;/Year&gt;&lt;RecNum&gt;479&lt;/RecNum&gt;&lt;record&gt;&lt;rec-number&gt;479&lt;/rec-number&gt;&lt;foreign-keys&gt;&lt;key app="EN" db-id="wfpvea5w2st2f2e00x4pe9ah5s9sdtta05r5" timestamp="1695315537"&gt;479&lt;/key&gt;&lt;key app="ENWeb" db-id=""&gt;0&lt;/key&gt;&lt;/foreign-keys&gt;&lt;ref-type name="Journal Article"&gt;17&lt;/ref-type&gt;&lt;contributors&gt;&lt;authors&gt;&lt;author&gt;Yu, Tianxiao&lt;/author&gt;&lt;author&gt;Wang, Yafang&lt;/author&gt;&lt;author&gt;Yuan, Kun&lt;/author&gt;&lt;author&gt;Guo, Qing&lt;/author&gt;&lt;author&gt;Ge, Jun&lt;/author&gt;&lt;/authors&gt;&lt;/contributors&gt;&lt;titles&gt;&lt;title&gt;Electrochemical immunosensor with PVP/WS2 nanosheets electrode for fibroblast growth factor 21 detection based on metal organic framework nanozyme&lt;/title&gt;&lt;secondary-title&gt;Sensors and Actuators B: Chemical&lt;/secondary-title&gt;&lt;/titles&gt;&lt;periodical&gt;&lt;full-title&gt;Sensors and Actuators B: Chemical&lt;/full-title&gt;&lt;/periodical&gt;&lt;pages&gt;132056&lt;/pages&gt;&lt;volume&gt;367&lt;/volume&gt;&lt;dates&gt;&lt;year&gt;2022&lt;/year&gt;&lt;/dates&gt;&lt;isbn&gt;09254005&lt;/isbn&gt;&lt;urls&gt;&lt;/urls&gt;&lt;electronic-resource-num&gt;10.1016/j.snb.2022.132056&lt;/electronic-resource-num&gt;&lt;/record&gt;&lt;/Cite&gt;&lt;/EndNote&gt;</w:instrText>
      </w:r>
      <w:r w:rsidR="00F84EA8">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[71, 74]</w:t>
      </w:r>
      <w:r w:rsidR="00F84EA8">
        <w:rPr>
          <w:rFonts w:ascii="Times New Roman" w:eastAsia="宋体" w:hAnsi="Times New Roman" w:cs="Times New Roman"/>
          <w:sz w:val="24"/>
          <w:szCs w:val="24"/>
        </w:rPr>
        <w:fldChar w:fldCharType="end"/>
      </w:r>
      <w:r w:rsidR="00F84EA8">
        <w:rPr>
          <w:rFonts w:ascii="Times New Roman" w:eastAsia="宋体" w:hAnsi="Times New Roman" w:cs="Times New Roman" w:hint="eastAsia"/>
          <w:sz w:val="24"/>
          <w:szCs w:val="24"/>
        </w:rPr>
        <w:t>。</w:t>
      </w:r>
      <w:r w:rsidR="00DC58FA" w:rsidRPr="00DC58FA">
        <w:rPr>
          <w:rFonts w:ascii="Times New Roman" w:eastAsia="宋体" w:hAnsi="Times New Roman" w:cs="Times New Roman" w:hint="eastAsia"/>
          <w:sz w:val="24"/>
          <w:szCs w:val="24"/>
        </w:rPr>
        <w:t>血清成纤维细胞生长因子</w:t>
      </w:r>
      <w:r w:rsidR="00DC58FA" w:rsidRPr="00DC58FA">
        <w:rPr>
          <w:rFonts w:ascii="Times New Roman" w:eastAsia="宋体" w:hAnsi="Times New Roman" w:cs="Times New Roman"/>
          <w:sz w:val="24"/>
          <w:szCs w:val="24"/>
        </w:rPr>
        <w:t xml:space="preserve">-21 </w:t>
      </w:r>
      <w:r w:rsidR="00DC58FA">
        <w:rPr>
          <w:rFonts w:ascii="Times New Roman" w:eastAsia="宋体" w:hAnsi="Times New Roman" w:cs="Times New Roman" w:hint="eastAsia"/>
          <w:sz w:val="24"/>
          <w:szCs w:val="24"/>
        </w:rPr>
        <w:t>（</w:t>
      </w:r>
      <w:r w:rsidR="00DC58FA" w:rsidRPr="00DC58FA">
        <w:rPr>
          <w:rFonts w:ascii="Times New Roman" w:eastAsia="宋体" w:hAnsi="Times New Roman" w:cs="Times New Roman"/>
          <w:sz w:val="24"/>
          <w:szCs w:val="24"/>
        </w:rPr>
        <w:t>FGF-21</w:t>
      </w:r>
      <w:r w:rsidR="00DC58FA">
        <w:rPr>
          <w:rFonts w:ascii="Times New Roman" w:eastAsia="宋体" w:hAnsi="Times New Roman" w:cs="Times New Roman" w:hint="eastAsia"/>
          <w:sz w:val="24"/>
          <w:szCs w:val="24"/>
        </w:rPr>
        <w:t>）</w:t>
      </w:r>
      <w:r w:rsidR="00DC58FA" w:rsidRPr="00DC58FA">
        <w:rPr>
          <w:rFonts w:ascii="Times New Roman" w:eastAsia="宋体" w:hAnsi="Times New Roman" w:cs="Times New Roman"/>
          <w:sz w:val="24"/>
          <w:szCs w:val="24"/>
        </w:rPr>
        <w:t>是</w:t>
      </w:r>
      <w:r w:rsidR="00DC58FA">
        <w:rPr>
          <w:rFonts w:ascii="Times New Roman" w:eastAsia="宋体" w:hAnsi="Times New Roman" w:cs="Times New Roman" w:hint="eastAsia"/>
          <w:sz w:val="24"/>
          <w:szCs w:val="24"/>
        </w:rPr>
        <w:t>线粒体疾病新</w:t>
      </w:r>
      <w:r w:rsidR="00DC58FA" w:rsidRPr="00DC58FA">
        <w:rPr>
          <w:rFonts w:ascii="Times New Roman" w:eastAsia="宋体" w:hAnsi="Times New Roman" w:cs="Times New Roman"/>
          <w:sz w:val="24"/>
          <w:szCs w:val="24"/>
        </w:rPr>
        <w:t>的特异性标志物，可能在</w:t>
      </w:r>
      <w:r w:rsidR="00DC58FA">
        <w:rPr>
          <w:rFonts w:ascii="Times New Roman" w:eastAsia="宋体" w:hAnsi="Times New Roman" w:cs="Times New Roman" w:hint="eastAsia"/>
          <w:sz w:val="24"/>
          <w:szCs w:val="24"/>
        </w:rPr>
        <w:t>诊断</w:t>
      </w:r>
      <w:r w:rsidR="00DC58FA" w:rsidRPr="00DC58FA">
        <w:rPr>
          <w:rFonts w:ascii="Times New Roman" w:eastAsia="宋体" w:hAnsi="Times New Roman" w:cs="Times New Roman"/>
          <w:sz w:val="24"/>
          <w:szCs w:val="24"/>
        </w:rPr>
        <w:t>线粒体疾病中发挥作用。</w:t>
      </w:r>
      <w:r w:rsidR="00DC58FA">
        <w:rPr>
          <w:rFonts w:ascii="Times New Roman" w:eastAsia="宋体" w:hAnsi="Times New Roman" w:cs="Times New Roman" w:hint="eastAsia"/>
          <w:sz w:val="24"/>
          <w:szCs w:val="24"/>
        </w:rPr>
        <w:t>Guo</w:t>
      </w:r>
      <w:r w:rsidR="00DC58FA">
        <w:rPr>
          <w:rFonts w:ascii="Times New Roman" w:eastAsia="宋体" w:hAnsi="Times New Roman" w:cs="Times New Roman" w:hint="eastAsia"/>
          <w:sz w:val="24"/>
          <w:szCs w:val="24"/>
        </w:rPr>
        <w:t>等</w:t>
      </w:r>
      <w:r w:rsidR="00DC58FA">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&lt;EndNote&gt;&lt;Cite&gt;&lt;Author&gt;Yu&lt;/Author&gt;&lt;Year&gt;2022&lt;/Year&gt;&lt;RecNum&gt;479&lt;/RecNum&gt;&lt;DisplayText&gt;[71]&lt;/DisplayText&gt;&lt;record&gt;&lt;rec-number&gt;479&lt;/rec-number&gt;&lt;foreign-keys&gt;&lt;key app="EN" db-id="wfpvea5w2st2f2e00x4pe9ah5s9sdtta05r5" timestamp="1695315537"&gt;479&lt;/key&gt;&lt;key app="ENWeb" db-id=""&gt;0&lt;/key&gt;&lt;/foreign-keys&gt;&lt;ref-type name="Journal Article"&gt;17&lt;/ref-type&gt;&lt;contributors&gt;&lt;authors&gt;&lt;author&gt;Yu, Tianxiao&lt;/author&gt;&lt;author&gt;Wang, Yafang&lt;/author&gt;&lt;author&gt;Yuan, Kun&lt;/author&gt;&lt;author&gt;Guo, Qing&lt;/author&gt;&lt;author&gt;Ge, Jun&lt;/author&gt;&lt;/authors&gt;&lt;/contributors&gt;&lt;titles&gt;&lt;title&gt;Electrochemical immunosensor with PVP/WS2 nanosheets electrode for fibroblast growth factor 21 detection based on metal organic framework nanozyme&lt;/title&gt;&lt;secondary-title&gt;Sensors and Actuators B: Chemical&lt;/secondary-title&gt;&lt;/titles&gt;&lt;periodical&gt;&lt;full-title&gt;Sensors and Actuators B: Chemical&lt;/full-title&gt;&lt;/periodical&gt;&lt;pages&gt;132056&lt;/pages&gt;&lt;volume&gt;367&lt;/volume&gt;&lt;dates&gt;&lt;year&gt;2022&lt;/year&gt;&lt;/dates&gt;&lt;isbn&gt;09254005&lt;/isbn&gt;&lt;urls&gt;&lt;/urls&gt;&lt;electronic-resource-num&gt;10.1016/j.snb.2022.132056&lt;/electronic-resource-num&gt;&lt;/record&gt;&lt;/Cite&gt;&lt;/EndNote&gt;</w:instrText>
      </w:r>
      <w:r w:rsidR="00DC58FA">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[71]</w:t>
      </w:r>
      <w:r w:rsidR="00DC58FA">
        <w:rPr>
          <w:rFonts w:ascii="Times New Roman" w:eastAsia="宋体" w:hAnsi="Times New Roman" w:cs="Times New Roman"/>
          <w:sz w:val="24"/>
          <w:szCs w:val="24"/>
        </w:rPr>
        <w:fldChar w:fldCharType="end"/>
      </w:r>
      <w:r w:rsidR="00DC58FA">
        <w:rPr>
          <w:rFonts w:ascii="Times New Roman" w:eastAsia="宋体" w:hAnsi="Times New Roman" w:cs="Times New Roman" w:hint="eastAsia"/>
          <w:sz w:val="24"/>
          <w:szCs w:val="24"/>
        </w:rPr>
        <w:t>使用聚乙烯吡咯烷酮</w:t>
      </w:r>
      <w:r w:rsidR="00DC58FA">
        <w:rPr>
          <w:rFonts w:ascii="Times New Roman" w:eastAsia="宋体" w:hAnsi="Times New Roman" w:cs="Times New Roman" w:hint="eastAsia"/>
          <w:sz w:val="24"/>
          <w:szCs w:val="24"/>
        </w:rPr>
        <w:t>-</w:t>
      </w:r>
      <w:r w:rsidR="00DC58FA">
        <w:rPr>
          <w:rFonts w:ascii="Times New Roman" w:eastAsia="宋体" w:hAnsi="Times New Roman" w:cs="Times New Roman" w:hint="eastAsia"/>
          <w:sz w:val="24"/>
          <w:szCs w:val="24"/>
        </w:rPr>
        <w:t>二硫化钨（</w:t>
      </w:r>
      <w:r w:rsidR="00DC58FA">
        <w:rPr>
          <w:rFonts w:ascii="Times New Roman" w:eastAsia="宋体" w:hAnsi="Times New Roman" w:cs="Times New Roman" w:hint="eastAsia"/>
          <w:sz w:val="24"/>
          <w:szCs w:val="24"/>
        </w:rPr>
        <w:t>P</w:t>
      </w:r>
      <w:r w:rsidR="00DC58FA">
        <w:rPr>
          <w:rFonts w:ascii="Times New Roman" w:eastAsia="宋体" w:hAnsi="Times New Roman" w:cs="Times New Roman"/>
          <w:sz w:val="24"/>
          <w:szCs w:val="24"/>
        </w:rPr>
        <w:t>VP/WS</w:t>
      </w:r>
      <w:r w:rsidR="00DC58FA" w:rsidRPr="00DC58FA">
        <w:rPr>
          <w:rFonts w:ascii="Times New Roman" w:eastAsia="宋体" w:hAnsi="Times New Roman" w:cs="Times New Roman" w:hint="eastAsia"/>
          <w:sz w:val="24"/>
          <w:szCs w:val="24"/>
          <w:vertAlign w:val="subscript"/>
        </w:rPr>
        <w:t>2</w:t>
      </w:r>
      <w:r w:rsidR="00DC58FA">
        <w:rPr>
          <w:rFonts w:ascii="Times New Roman" w:eastAsia="宋体" w:hAnsi="Times New Roman" w:cs="Times New Roman" w:hint="eastAsia"/>
          <w:sz w:val="24"/>
          <w:szCs w:val="24"/>
        </w:rPr>
        <w:t>）修饰电极和</w:t>
      </w:r>
      <w:r w:rsidR="00DC58FA">
        <w:rPr>
          <w:rFonts w:ascii="Times New Roman" w:eastAsia="宋体" w:hAnsi="Times New Roman" w:cs="Times New Roman" w:hint="eastAsia"/>
          <w:sz w:val="24"/>
          <w:szCs w:val="24"/>
        </w:rPr>
        <w:t>Au</w:t>
      </w:r>
      <w:r w:rsidR="00DC58FA">
        <w:rPr>
          <w:rFonts w:ascii="Times New Roman" w:eastAsia="宋体" w:hAnsi="Times New Roman" w:cs="Times New Roman"/>
          <w:sz w:val="24"/>
          <w:szCs w:val="24"/>
        </w:rPr>
        <w:t xml:space="preserve"> NP</w:t>
      </w:r>
      <w:r w:rsidR="00DC58FA">
        <w:rPr>
          <w:rFonts w:ascii="Times New Roman" w:eastAsia="宋体" w:hAnsi="Times New Roman" w:cs="Times New Roman" w:hint="eastAsia"/>
          <w:sz w:val="24"/>
          <w:szCs w:val="24"/>
        </w:rPr>
        <w:t>s/</w:t>
      </w:r>
      <w:r w:rsidR="00DC58FA">
        <w:rPr>
          <w:rFonts w:ascii="Times New Roman" w:eastAsia="宋体" w:hAnsi="Times New Roman" w:cs="Times New Roman" w:hint="eastAsia"/>
          <w:sz w:val="24"/>
          <w:szCs w:val="24"/>
        </w:rPr>
        <w:t>金属有机框架（</w:t>
      </w:r>
      <w:r w:rsidR="00DC58FA">
        <w:rPr>
          <w:rFonts w:ascii="Times New Roman" w:eastAsia="宋体" w:hAnsi="Times New Roman" w:cs="Times New Roman" w:hint="eastAsia"/>
          <w:sz w:val="24"/>
          <w:szCs w:val="24"/>
        </w:rPr>
        <w:t>M</w:t>
      </w:r>
      <w:r w:rsidR="00DC58FA">
        <w:rPr>
          <w:rFonts w:ascii="Times New Roman" w:eastAsia="宋体" w:hAnsi="Times New Roman" w:cs="Times New Roman"/>
          <w:sz w:val="24"/>
          <w:szCs w:val="24"/>
        </w:rPr>
        <w:t>OF</w:t>
      </w:r>
      <w:r w:rsidR="00DC58FA">
        <w:rPr>
          <w:rFonts w:ascii="Times New Roman" w:eastAsia="宋体" w:hAnsi="Times New Roman" w:cs="Times New Roman" w:hint="eastAsia"/>
          <w:sz w:val="24"/>
          <w:szCs w:val="24"/>
        </w:rPr>
        <w:t>）纳米酶探针电化学三明治型免疫传感器，对</w:t>
      </w:r>
      <w:r w:rsidR="00DC58FA" w:rsidRPr="00DC58FA">
        <w:rPr>
          <w:rFonts w:ascii="Times New Roman" w:eastAsia="宋体" w:hAnsi="Times New Roman" w:cs="Times New Roman"/>
          <w:sz w:val="24"/>
          <w:szCs w:val="24"/>
        </w:rPr>
        <w:t>FGF-21</w:t>
      </w:r>
      <w:r w:rsidR="00DC58FA">
        <w:rPr>
          <w:rFonts w:ascii="Times New Roman" w:eastAsia="宋体" w:hAnsi="Times New Roman" w:cs="Times New Roman" w:hint="eastAsia"/>
          <w:sz w:val="24"/>
          <w:szCs w:val="24"/>
        </w:rPr>
        <w:t>进行检测。</w:t>
      </w:r>
      <w:r w:rsidR="00414507">
        <w:rPr>
          <w:rFonts w:ascii="Times New Roman" w:eastAsia="宋体" w:hAnsi="Times New Roman" w:cs="Times New Roman" w:hint="eastAsia"/>
          <w:sz w:val="24"/>
          <w:szCs w:val="24"/>
        </w:rPr>
        <w:t>图</w:t>
      </w:r>
      <w:r w:rsidR="00414507">
        <w:rPr>
          <w:rFonts w:ascii="Times New Roman" w:eastAsia="宋体" w:hAnsi="Times New Roman" w:cs="Times New Roman" w:hint="eastAsia"/>
          <w:sz w:val="24"/>
          <w:szCs w:val="24"/>
        </w:rPr>
        <w:t>5e</w:t>
      </w:r>
      <w:r w:rsidR="00414507">
        <w:rPr>
          <w:rFonts w:ascii="Times New Roman" w:eastAsia="宋体" w:hAnsi="Times New Roman" w:cs="Times New Roman" w:hint="eastAsia"/>
          <w:sz w:val="24"/>
          <w:szCs w:val="24"/>
        </w:rPr>
        <w:t>和</w:t>
      </w:r>
      <w:r w:rsidR="00414507">
        <w:rPr>
          <w:rFonts w:ascii="Times New Roman" w:eastAsia="宋体" w:hAnsi="Times New Roman" w:cs="Times New Roman" w:hint="eastAsia"/>
          <w:sz w:val="24"/>
          <w:szCs w:val="24"/>
        </w:rPr>
        <w:t>f</w:t>
      </w:r>
      <w:r w:rsidR="00414507">
        <w:rPr>
          <w:rFonts w:ascii="Times New Roman" w:eastAsia="宋体" w:hAnsi="Times New Roman" w:cs="Times New Roman" w:hint="eastAsia"/>
          <w:sz w:val="24"/>
          <w:szCs w:val="24"/>
        </w:rPr>
        <w:t>分别展示了</w:t>
      </w:r>
      <w:r w:rsidR="00414507" w:rsidRPr="00414507">
        <w:rPr>
          <w:rFonts w:ascii="Times New Roman" w:eastAsia="宋体" w:hAnsi="Times New Roman" w:cs="Times New Roman"/>
          <w:sz w:val="24"/>
          <w:szCs w:val="24"/>
        </w:rPr>
        <w:t>PVP/WS2</w:t>
      </w:r>
      <w:r w:rsidR="00414507" w:rsidRPr="00414507">
        <w:rPr>
          <w:rFonts w:ascii="Times New Roman" w:eastAsia="宋体" w:hAnsi="Times New Roman" w:cs="Times New Roman"/>
          <w:sz w:val="24"/>
          <w:szCs w:val="24"/>
        </w:rPr>
        <w:t>修饰电极和</w:t>
      </w:r>
      <w:r w:rsidR="00414507" w:rsidRPr="00414507">
        <w:rPr>
          <w:rFonts w:ascii="Times New Roman" w:eastAsia="宋体" w:hAnsi="Times New Roman" w:cs="Times New Roman"/>
          <w:sz w:val="24"/>
          <w:szCs w:val="24"/>
        </w:rPr>
        <w:t>Au NPs/</w:t>
      </w:r>
      <w:r w:rsidR="00414507">
        <w:rPr>
          <w:rFonts w:ascii="Times New Roman" w:eastAsia="宋体" w:hAnsi="Times New Roman" w:cs="Times New Roman" w:hint="eastAsia"/>
          <w:sz w:val="24"/>
          <w:szCs w:val="24"/>
        </w:rPr>
        <w:t>M</w:t>
      </w:r>
      <w:r w:rsidR="00414507">
        <w:rPr>
          <w:rFonts w:ascii="Times New Roman" w:eastAsia="宋体" w:hAnsi="Times New Roman" w:cs="Times New Roman"/>
          <w:sz w:val="24"/>
          <w:szCs w:val="24"/>
        </w:rPr>
        <w:t>OF</w:t>
      </w:r>
      <w:r w:rsidR="00414507">
        <w:rPr>
          <w:rFonts w:ascii="Times New Roman" w:eastAsia="宋体" w:hAnsi="Times New Roman" w:cs="Times New Roman" w:hint="eastAsia"/>
          <w:sz w:val="24"/>
          <w:szCs w:val="24"/>
        </w:rPr>
        <w:t>的形貌。</w:t>
      </w:r>
      <w:r w:rsidR="00DC58FA">
        <w:rPr>
          <w:rFonts w:ascii="Times New Roman" w:eastAsia="宋体" w:hAnsi="Times New Roman" w:cs="Times New Roman" w:hint="eastAsia"/>
          <w:sz w:val="24"/>
          <w:szCs w:val="24"/>
        </w:rPr>
        <w:t>该免疫传感器的</w:t>
      </w:r>
      <w:r w:rsidR="00DC58FA" w:rsidRPr="00DC58FA">
        <w:rPr>
          <w:rFonts w:ascii="Times New Roman" w:eastAsia="宋体" w:hAnsi="Times New Roman" w:cs="Times New Roman"/>
          <w:sz w:val="24"/>
          <w:szCs w:val="24"/>
        </w:rPr>
        <w:t>FGF-21</w:t>
      </w:r>
      <w:r w:rsidR="00DC58FA" w:rsidRPr="00DC58FA">
        <w:rPr>
          <w:rFonts w:ascii="Times New Roman" w:eastAsia="宋体" w:hAnsi="Times New Roman" w:cs="Times New Roman" w:hint="eastAsia"/>
          <w:sz w:val="24"/>
          <w:szCs w:val="24"/>
        </w:rPr>
        <w:t>动态范围为</w:t>
      </w:r>
      <w:r w:rsidR="00575890">
        <w:rPr>
          <w:rFonts w:ascii="Times New Roman" w:eastAsia="宋体" w:hAnsi="Times New Roman" w:cs="Times New Roman"/>
          <w:sz w:val="24"/>
          <w:szCs w:val="24"/>
        </w:rPr>
        <w:t xml:space="preserve">1 </w:t>
      </w:r>
      <w:proofErr w:type="spellStart"/>
      <w:r w:rsidR="00575890">
        <w:rPr>
          <w:rFonts w:ascii="Times New Roman" w:eastAsia="宋体" w:hAnsi="Times New Roman" w:cs="Times New Roman"/>
          <w:sz w:val="24"/>
          <w:szCs w:val="24"/>
        </w:rPr>
        <w:t>pg</w:t>
      </w:r>
      <w:proofErr w:type="spellEnd"/>
      <w:r w:rsidR="00575890">
        <w:rPr>
          <w:rFonts w:ascii="Times New Roman" w:eastAsia="宋体" w:hAnsi="Times New Roman" w:cs="Times New Roman"/>
          <w:sz w:val="24"/>
          <w:szCs w:val="24"/>
        </w:rPr>
        <w:t xml:space="preserve"> mL</w:t>
      </w:r>
      <w:r w:rsidR="00575890" w:rsidRPr="00575890">
        <w:rPr>
          <w:rFonts w:ascii="Times New Roman" w:eastAsia="宋体" w:hAnsi="Times New Roman" w:cs="Times New Roman"/>
          <w:sz w:val="24"/>
          <w:szCs w:val="24"/>
          <w:vertAlign w:val="superscript"/>
        </w:rPr>
        <w:t>−1</w:t>
      </w:r>
      <w:r w:rsidR="00575890">
        <w:rPr>
          <w:rFonts w:ascii="Times New Roman" w:eastAsia="宋体" w:hAnsi="Times New Roman" w:cs="Times New Roman" w:hint="eastAsia"/>
          <w:sz w:val="24"/>
          <w:szCs w:val="24"/>
        </w:rPr>
        <w:t>-</w:t>
      </w:r>
      <w:r w:rsidR="00DC58FA" w:rsidRPr="00DC58FA">
        <w:rPr>
          <w:rFonts w:ascii="Times New Roman" w:eastAsia="宋体" w:hAnsi="Times New Roman" w:cs="Times New Roman"/>
          <w:sz w:val="24"/>
          <w:szCs w:val="24"/>
        </w:rPr>
        <w:t>100 ng mL</w:t>
      </w:r>
      <w:r w:rsidR="00DC58FA" w:rsidRPr="00575890">
        <w:rPr>
          <w:rFonts w:ascii="Times New Roman" w:eastAsia="宋体" w:hAnsi="Times New Roman" w:cs="Times New Roman"/>
          <w:sz w:val="24"/>
          <w:szCs w:val="24"/>
          <w:vertAlign w:val="superscript"/>
        </w:rPr>
        <w:t>−1</w:t>
      </w:r>
      <w:r w:rsidR="00414507" w:rsidRPr="00EF5804">
        <w:rPr>
          <w:rFonts w:ascii="Times New Roman" w:eastAsia="宋体" w:hAnsi="Times New Roman" w:cs="Times New Roman" w:hint="eastAsia"/>
          <w:sz w:val="24"/>
          <w:szCs w:val="24"/>
        </w:rPr>
        <w:t>（图</w:t>
      </w:r>
      <w:r w:rsidR="00EF5804" w:rsidRPr="00EF5804">
        <w:rPr>
          <w:rFonts w:ascii="Times New Roman" w:eastAsia="宋体" w:hAnsi="Times New Roman" w:cs="Times New Roman" w:hint="eastAsia"/>
          <w:sz w:val="24"/>
          <w:szCs w:val="24"/>
        </w:rPr>
        <w:t>5g</w:t>
      </w:r>
      <w:r w:rsidR="00414507" w:rsidRPr="00EF5804">
        <w:rPr>
          <w:rFonts w:ascii="Times New Roman" w:eastAsia="宋体" w:hAnsi="Times New Roman" w:cs="Times New Roman" w:hint="eastAsia"/>
          <w:sz w:val="24"/>
          <w:szCs w:val="24"/>
        </w:rPr>
        <w:t>）</w:t>
      </w:r>
      <w:r w:rsidR="00DC58FA" w:rsidRPr="00DC58FA">
        <w:rPr>
          <w:rFonts w:ascii="Times New Roman" w:eastAsia="宋体" w:hAnsi="Times New Roman" w:cs="Times New Roman"/>
          <w:sz w:val="24"/>
          <w:szCs w:val="24"/>
        </w:rPr>
        <w:t>，</w:t>
      </w:r>
      <w:r w:rsidR="00575890">
        <w:rPr>
          <w:rFonts w:ascii="Times New Roman" w:eastAsia="宋体" w:hAnsi="Times New Roman" w:cs="Times New Roman" w:hint="eastAsia"/>
          <w:sz w:val="24"/>
          <w:szCs w:val="24"/>
        </w:rPr>
        <w:t>检测限</w:t>
      </w:r>
      <w:r w:rsidR="00DC58FA" w:rsidRPr="00DC58FA">
        <w:rPr>
          <w:rFonts w:ascii="Times New Roman" w:eastAsia="宋体" w:hAnsi="Times New Roman" w:cs="Times New Roman"/>
          <w:sz w:val="24"/>
          <w:szCs w:val="24"/>
        </w:rPr>
        <w:t>为</w:t>
      </w:r>
      <w:r w:rsidR="00DC58FA" w:rsidRPr="00DC58FA">
        <w:rPr>
          <w:rFonts w:ascii="Times New Roman" w:eastAsia="宋体" w:hAnsi="Times New Roman" w:cs="Times New Roman"/>
          <w:sz w:val="24"/>
          <w:szCs w:val="24"/>
        </w:rPr>
        <w:t xml:space="preserve">0.24 </w:t>
      </w:r>
      <w:proofErr w:type="spellStart"/>
      <w:r w:rsidR="00DC58FA" w:rsidRPr="00DC58FA">
        <w:rPr>
          <w:rFonts w:ascii="Times New Roman" w:eastAsia="宋体" w:hAnsi="Times New Roman" w:cs="Times New Roman"/>
          <w:sz w:val="24"/>
          <w:szCs w:val="24"/>
        </w:rPr>
        <w:t>pg</w:t>
      </w:r>
      <w:proofErr w:type="spellEnd"/>
      <w:r w:rsidR="00DC58FA" w:rsidRPr="00DC58FA">
        <w:rPr>
          <w:rFonts w:ascii="Times New Roman" w:eastAsia="宋体" w:hAnsi="Times New Roman" w:cs="Times New Roman"/>
          <w:sz w:val="24"/>
          <w:szCs w:val="24"/>
        </w:rPr>
        <w:t xml:space="preserve"> mL</w:t>
      </w:r>
      <w:r w:rsidR="00DC58FA" w:rsidRPr="00575890">
        <w:rPr>
          <w:rFonts w:ascii="Times New Roman" w:eastAsia="宋体" w:hAnsi="Times New Roman" w:cs="Times New Roman"/>
          <w:sz w:val="24"/>
          <w:szCs w:val="24"/>
          <w:vertAlign w:val="superscript"/>
        </w:rPr>
        <w:t>−1</w:t>
      </w:r>
      <w:r w:rsidR="00575890" w:rsidRPr="00575890">
        <w:rPr>
          <w:rFonts w:ascii="Times New Roman" w:eastAsia="宋体" w:hAnsi="Times New Roman" w:cs="Times New Roman" w:hint="eastAsia"/>
          <w:sz w:val="24"/>
          <w:szCs w:val="24"/>
        </w:rPr>
        <w:t>，</w:t>
      </w:r>
      <w:r w:rsidR="00575890">
        <w:rPr>
          <w:rFonts w:ascii="Times New Roman" w:eastAsia="宋体" w:hAnsi="Times New Roman" w:cs="Times New Roman" w:hint="eastAsia"/>
          <w:sz w:val="24"/>
          <w:szCs w:val="24"/>
        </w:rPr>
        <w:t>具有优异的灵敏度。</w:t>
      </w:r>
      <w:r w:rsidR="00674F30">
        <w:rPr>
          <w:rFonts w:ascii="Times New Roman" w:eastAsia="宋体" w:hAnsi="Times New Roman" w:cs="Times New Roman" w:hint="eastAsia"/>
          <w:sz w:val="24"/>
          <w:szCs w:val="24"/>
        </w:rPr>
        <w:t>急性肾损伤（</w:t>
      </w:r>
      <w:r w:rsidR="00674F30">
        <w:rPr>
          <w:rFonts w:ascii="Times New Roman" w:eastAsia="宋体" w:hAnsi="Times New Roman" w:cs="Times New Roman" w:hint="eastAsia"/>
          <w:sz w:val="24"/>
          <w:szCs w:val="24"/>
        </w:rPr>
        <w:t>A</w:t>
      </w:r>
      <w:r w:rsidR="00674F30">
        <w:rPr>
          <w:rFonts w:ascii="Times New Roman" w:eastAsia="宋体" w:hAnsi="Times New Roman" w:cs="Times New Roman"/>
          <w:sz w:val="24"/>
          <w:szCs w:val="24"/>
        </w:rPr>
        <w:t>KI</w:t>
      </w:r>
      <w:r w:rsidR="00674F30">
        <w:rPr>
          <w:rFonts w:ascii="Times New Roman" w:eastAsia="宋体" w:hAnsi="Times New Roman" w:cs="Times New Roman" w:hint="eastAsia"/>
          <w:sz w:val="24"/>
          <w:szCs w:val="24"/>
        </w:rPr>
        <w:t>）是一种常见的重症疾病，与</w:t>
      </w:r>
      <w:r w:rsidR="00674F30">
        <w:rPr>
          <w:rFonts w:ascii="Times New Roman" w:eastAsia="宋体" w:hAnsi="Times New Roman" w:cs="Times New Roman" w:hint="eastAsia"/>
          <w:sz w:val="24"/>
          <w:szCs w:val="24"/>
        </w:rPr>
        <w:t>A</w:t>
      </w:r>
      <w:r w:rsidR="00674F30">
        <w:rPr>
          <w:rFonts w:ascii="Times New Roman" w:eastAsia="宋体" w:hAnsi="Times New Roman" w:cs="Times New Roman"/>
          <w:sz w:val="24"/>
          <w:szCs w:val="24"/>
        </w:rPr>
        <w:t>KI</w:t>
      </w:r>
      <w:r w:rsidR="00674F30">
        <w:rPr>
          <w:rFonts w:ascii="Times New Roman" w:eastAsia="宋体" w:hAnsi="Times New Roman" w:cs="Times New Roman" w:hint="eastAsia"/>
          <w:sz w:val="24"/>
          <w:szCs w:val="24"/>
        </w:rPr>
        <w:t>相关的死亡率较高</w:t>
      </w:r>
      <w:r w:rsidR="00674F30">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&lt;EndNote&gt;&lt;Cite&gt;&lt;Author&gt;Boyacıoğlu&lt;/Author&gt;&lt;Year&gt;2022&lt;/Year&gt;&lt;RecNum&gt;480&lt;/RecNum&gt;&lt;DisplayText&gt;[75]&lt;/DisplayText&gt;&lt;record&gt;&lt;rec-number&gt;480&lt;/rec-number&gt;&lt;foreign-keys&gt;&lt;key app="EN" db-id="wfpvea5w2st2f2e00x4pe9ah5s9sdtta05r5" timestamp="1695316929"&gt;480&lt;/key&gt;&lt;key app="ENWeb" db-id=""&gt;0&lt;/key&gt;&lt;/foreign-keys&gt;&lt;ref-type name="Journal Article"&gt;17&lt;/ref-type&gt;&lt;contributors&gt;&lt;authors&gt;&lt;author&gt;Boyacıoğlu, Havva&lt;/author&gt;&lt;author&gt;Yola, Bahar Bankoğlu&lt;/author&gt;&lt;author&gt;Karaman, Ceren&lt;/author&gt;&lt;author&gt;Karaman, Onur&lt;/author&gt;&lt;author&gt;Atar, Necip&lt;/author&gt;&lt;author&gt;Yola, Mehmet Lütfi&lt;/author&gt;&lt;/authors&gt;&lt;/contributors&gt;&lt;titles&gt;&lt;title&gt;A novel electrochemical kidney injury molecule-1 (KIM-1) immunosensor based covalent organic frameworks-gold nanoparticles composite and porous NiCo2S4@CeO2 microspheres: The monitoring of acute kidney injury&lt;/title&gt;&lt;secondary-title&gt;Applied Surface Science&lt;/secondary-title&gt;&lt;/titles&gt;&lt;periodical&gt;&lt;full-title&gt;Applied Surface Science&lt;/full-title&gt;&lt;abbr-1&gt;Appl Surf Sci&lt;/abbr-1&gt;&lt;/periodical&gt;&lt;pages&gt;152093&lt;/pages&gt;&lt;volume&gt;578&lt;/volume&gt;&lt;dates&gt;&lt;year&gt;2022&lt;/year&gt;&lt;/dates&gt;&lt;isbn&gt;01694332&lt;/isbn&gt;&lt;urls&gt;&lt;/urls&gt;&lt;electronic-resource-num&gt;10.1016/j.apsusc.2021.152093&lt;/electronic-resource-num&gt;&lt;/record&gt;&lt;/Cite&gt;&lt;/EndNote&gt;</w:instrText>
      </w:r>
      <w:r w:rsidR="00674F30">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[75]</w:t>
      </w:r>
      <w:r w:rsidR="00674F30">
        <w:rPr>
          <w:rFonts w:ascii="Times New Roman" w:eastAsia="宋体" w:hAnsi="Times New Roman" w:cs="Times New Roman"/>
          <w:sz w:val="24"/>
          <w:szCs w:val="24"/>
        </w:rPr>
        <w:fldChar w:fldCharType="end"/>
      </w:r>
      <w:r w:rsidR="00674F30">
        <w:rPr>
          <w:rFonts w:ascii="Times New Roman" w:eastAsia="宋体" w:hAnsi="Times New Roman" w:cs="Times New Roman" w:hint="eastAsia"/>
          <w:sz w:val="24"/>
          <w:szCs w:val="24"/>
        </w:rPr>
        <w:t>。</w:t>
      </w:r>
      <w:proofErr w:type="gramStart"/>
      <w:r w:rsidR="00674F30">
        <w:rPr>
          <w:rFonts w:ascii="Times New Roman" w:eastAsia="宋体" w:hAnsi="Times New Roman" w:cs="Times New Roman" w:hint="eastAsia"/>
          <w:sz w:val="24"/>
          <w:szCs w:val="24"/>
        </w:rPr>
        <w:t>脂钙蛋白</w:t>
      </w:r>
      <w:proofErr w:type="gramEnd"/>
      <w:r w:rsidR="00674F30">
        <w:rPr>
          <w:rFonts w:ascii="Times New Roman" w:eastAsia="宋体" w:hAnsi="Times New Roman" w:cs="Times New Roman" w:hint="eastAsia"/>
          <w:sz w:val="24"/>
          <w:szCs w:val="24"/>
        </w:rPr>
        <w:t>2</w:t>
      </w:r>
      <w:r w:rsidR="00674F30">
        <w:rPr>
          <w:rFonts w:ascii="Times New Roman" w:eastAsia="宋体" w:hAnsi="Times New Roman" w:cs="Times New Roman" w:hint="eastAsia"/>
          <w:sz w:val="24"/>
          <w:szCs w:val="24"/>
        </w:rPr>
        <w:t>（</w:t>
      </w:r>
      <w:r w:rsidR="00674F30">
        <w:rPr>
          <w:rFonts w:ascii="Times New Roman" w:eastAsia="宋体" w:hAnsi="Times New Roman" w:cs="Times New Roman" w:hint="eastAsia"/>
          <w:sz w:val="24"/>
          <w:szCs w:val="24"/>
        </w:rPr>
        <w:t>L</w:t>
      </w:r>
      <w:r w:rsidR="00674F30">
        <w:rPr>
          <w:rFonts w:ascii="Times New Roman" w:eastAsia="宋体" w:hAnsi="Times New Roman" w:cs="Times New Roman"/>
          <w:sz w:val="24"/>
          <w:szCs w:val="24"/>
        </w:rPr>
        <w:t>CN2</w:t>
      </w:r>
      <w:r w:rsidR="00674F30">
        <w:rPr>
          <w:rFonts w:ascii="Times New Roman" w:eastAsia="宋体" w:hAnsi="Times New Roman" w:cs="Times New Roman" w:hint="eastAsia"/>
          <w:sz w:val="24"/>
          <w:szCs w:val="24"/>
        </w:rPr>
        <w:t>）是一种</w:t>
      </w:r>
      <w:r w:rsidR="00674F30">
        <w:rPr>
          <w:rFonts w:ascii="Times New Roman" w:eastAsia="宋体" w:hAnsi="Times New Roman" w:cs="Times New Roman" w:hint="eastAsia"/>
          <w:sz w:val="24"/>
          <w:szCs w:val="24"/>
        </w:rPr>
        <w:t>25-k</w:t>
      </w:r>
      <w:r w:rsidR="00674F30">
        <w:rPr>
          <w:rFonts w:ascii="Times New Roman" w:eastAsia="宋体" w:hAnsi="Times New Roman" w:cs="Times New Roman"/>
          <w:sz w:val="24"/>
          <w:szCs w:val="24"/>
        </w:rPr>
        <w:t>D</w:t>
      </w:r>
      <w:r w:rsidR="00674F30">
        <w:rPr>
          <w:rFonts w:ascii="Times New Roman" w:eastAsia="宋体" w:hAnsi="Times New Roman" w:cs="Times New Roman" w:hint="eastAsia"/>
          <w:sz w:val="24"/>
          <w:szCs w:val="24"/>
        </w:rPr>
        <w:t>a</w:t>
      </w:r>
      <w:r w:rsidR="00674F30">
        <w:rPr>
          <w:rFonts w:ascii="Times New Roman" w:eastAsia="宋体" w:hAnsi="Times New Roman" w:cs="Times New Roman" w:hint="eastAsia"/>
          <w:sz w:val="24"/>
          <w:szCs w:val="24"/>
        </w:rPr>
        <w:t>的蛋白，主要存在于肾、肝、上皮细胞等组织中。</w:t>
      </w:r>
      <w:r w:rsidR="00674F30" w:rsidRPr="00674F30">
        <w:rPr>
          <w:rFonts w:ascii="Times New Roman" w:eastAsia="宋体" w:hAnsi="Times New Roman" w:cs="Times New Roman"/>
          <w:sz w:val="24"/>
          <w:szCs w:val="24"/>
        </w:rPr>
        <w:t>LCN 2</w:t>
      </w:r>
      <w:r w:rsidR="00674F30" w:rsidRPr="00674F30">
        <w:rPr>
          <w:rFonts w:ascii="Times New Roman" w:eastAsia="宋体" w:hAnsi="Times New Roman" w:cs="Times New Roman"/>
          <w:sz w:val="24"/>
          <w:szCs w:val="24"/>
        </w:rPr>
        <w:t>被认为是一种有前景的</w:t>
      </w:r>
      <w:r w:rsidR="00674F30">
        <w:rPr>
          <w:rFonts w:ascii="Times New Roman" w:eastAsia="宋体" w:hAnsi="Times New Roman" w:cs="Times New Roman" w:hint="eastAsia"/>
          <w:sz w:val="24"/>
          <w:szCs w:val="24"/>
        </w:rPr>
        <w:t>可以</w:t>
      </w:r>
      <w:r w:rsidR="00674F30" w:rsidRPr="00674F30">
        <w:rPr>
          <w:rFonts w:ascii="Times New Roman" w:eastAsia="宋体" w:hAnsi="Times New Roman" w:cs="Times New Roman"/>
          <w:sz w:val="24"/>
          <w:szCs w:val="24"/>
        </w:rPr>
        <w:t>预测肾脏相关疾病的生物标志物</w:t>
      </w:r>
      <w:r w:rsidR="00983A33">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&lt;EndNote&gt;&lt;Cite&gt;&lt;Author&gt;Chakraborty&lt;/Author&gt;&lt;Year&gt;2022&lt;/Year&gt;&lt;RecNum&gt;481&lt;/RecNum&gt;&lt;DisplayText&gt;[76]&lt;/DisplayText&gt;&lt;record&gt;&lt;rec-number&gt;481&lt;/rec-number&gt;&lt;foreign-keys&gt;&lt;key app="EN" db-id="wfpvea5w2st2f2e00x4pe9ah5s9sdtta05r5" timestamp="1695317292"&gt;481&lt;/key&gt;&lt;key app="ENWeb" db-id=""&gt;0&lt;/key&gt;&lt;/foreign-keys&gt;&lt;ref-type name="Journal Article"&gt;17&lt;/ref-type&gt;&lt;contributors&gt;&lt;authors&gt;&lt;author&gt;Chakraborty, Titisha&lt;/author&gt;&lt;author&gt;Das, Munmun&lt;/author&gt;&lt;author&gt;Lin, Chan Yu&lt;/author&gt;&lt;author&gt;Lei, Kin Fong&lt;/author&gt;&lt;author&gt;Kao, Chyuan Haur&lt;/author&gt;&lt;/authors&gt;&lt;/contributors&gt;&lt;titles&gt;&lt;title&gt;Highly sensitive and selective electrochemical detection of lipocalin 2 by NiO nanoparticles/perovskite CeCuOx based immunosensor to diagnose renal failure&lt;/title&gt;&lt;secondary-title&gt;Analytica Chimica Acta&lt;/secondary-title&gt;&lt;/titles&gt;&lt;periodical&gt;&lt;full-title&gt;Analytica Chimica Acta&lt;/full-title&gt;&lt;/periodical&gt;&lt;pages&gt;339754&lt;/pages&gt;&lt;volume&gt;1205&lt;/volume&gt;&lt;dates&gt;&lt;year&gt;2022&lt;/year&gt;&lt;/dates&gt;&lt;isbn&gt;00032670&lt;/isbn&gt;&lt;urls&gt;&lt;/urls&gt;&lt;electronic-resource-num&gt;10.1016/j.aca.2022.339754&lt;/electronic-resource-num&gt;&lt;/record&gt;&lt;/Cite&gt;&lt;/EndNote&gt;</w:instrText>
      </w:r>
      <w:r w:rsidR="00983A33">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[76]</w:t>
      </w:r>
      <w:r w:rsidR="00983A33">
        <w:rPr>
          <w:rFonts w:ascii="Times New Roman" w:eastAsia="宋体" w:hAnsi="Times New Roman" w:cs="Times New Roman"/>
          <w:sz w:val="24"/>
          <w:szCs w:val="24"/>
        </w:rPr>
        <w:fldChar w:fldCharType="end"/>
      </w:r>
      <w:r w:rsidR="00983A33">
        <w:rPr>
          <w:rFonts w:ascii="Times New Roman" w:eastAsia="宋体" w:hAnsi="Times New Roman" w:cs="Times New Roman" w:hint="eastAsia"/>
          <w:sz w:val="24"/>
          <w:szCs w:val="24"/>
        </w:rPr>
        <w:t>。</w:t>
      </w:r>
      <w:r w:rsidR="00983A33">
        <w:rPr>
          <w:rFonts w:ascii="Times New Roman" w:eastAsia="宋体" w:hAnsi="Times New Roman" w:cs="Times New Roman" w:hint="eastAsia"/>
          <w:sz w:val="24"/>
          <w:szCs w:val="24"/>
        </w:rPr>
        <w:t>Kao</w:t>
      </w:r>
      <w:r w:rsidR="00983A33">
        <w:rPr>
          <w:rFonts w:ascii="Times New Roman" w:eastAsia="宋体" w:hAnsi="Times New Roman" w:cs="Times New Roman" w:hint="eastAsia"/>
          <w:sz w:val="24"/>
          <w:szCs w:val="24"/>
        </w:rPr>
        <w:t>等</w:t>
      </w:r>
      <w:r w:rsidR="00983A33">
        <w:rPr>
          <w:rFonts w:ascii="Times New Roman" w:eastAsia="宋体" w:hAnsi="Times New Roman" w:cs="Times New Roman"/>
          <w:sz w:val="24"/>
          <w:szCs w:val="24"/>
        </w:rPr>
        <w:fldChar w:fldCharType="begin"/>
      </w:r>
      <w:r w:rsidR="007B3E63">
        <w:rPr>
          <w:rFonts w:ascii="Times New Roman" w:eastAsia="宋体" w:hAnsi="Times New Roman" w:cs="Times New Roman"/>
          <w:sz w:val="24"/>
          <w:szCs w:val="24"/>
        </w:rPr>
        <w:instrText xml:space="preserve"> ADDIN EN.CITE &lt;EndNote&gt;&lt;Cite&gt;&lt;Author&gt;Chakraborty&lt;/Author&gt;&lt;Year&gt;2022&lt;/Year&gt;&lt;RecNum&gt;481&lt;/RecNum&gt;&lt;DisplayText&gt;[76]&lt;/DisplayText&gt;&lt;record&gt;&lt;rec-number&gt;481&lt;/rec-number&gt;&lt;foreign-keys&gt;&lt;key app="EN" db-id="wfpvea5w2st2f2e00x4pe9ah5s9sdtta05r5" timestamp="1695317292"&gt;481&lt;/key&gt;&lt;key app="ENWeb" db-id=""&gt;0&lt;/key&gt;&lt;/foreign-keys&gt;&lt;ref-type name="Journal Article"&gt;17&lt;/ref-type&gt;&lt;contributors&gt;&lt;authors&gt;&lt;author&gt;Chakraborty, Titisha&lt;/author&gt;&lt;author&gt;Das, Munmun&lt;/author&gt;&lt;author&gt;Lin, Chan Yu&lt;/author&gt;&lt;author&gt;Lei, Kin Fong&lt;/author&gt;&lt;author&gt;Kao, Chyuan Haur&lt;/author&gt;&lt;/authors&gt;&lt;/contributors&gt;&lt;titles&gt;&lt;title&gt;Highly sensitive and selective electrochemical detection of lipocalin 2 by NiO nanoparticles/perovskite CeCuOx based immunosensor to diagnose renal failure&lt;/title&gt;&lt;secondary-title&gt;Analytica Chimica Acta&lt;/secondary-title&gt;&lt;/titles&gt;&lt;periodical&gt;&lt;full-title&gt;Analytica Chimica Acta&lt;/full-title&gt;&lt;/periodical&gt;&lt;pages&gt;339754&lt;/pages&gt;&lt;volume&gt;1205&lt;/volume&gt;&lt;dates&gt;&lt;year&gt;2022&lt;/year&gt;&lt;/dates&gt;&lt;isbn&gt;00032670&lt;/isbn&gt;&lt;urls&gt;&lt;/urls&gt;&lt;electronic-resource-num&gt;10.1016/j.aca.2022.339754&lt;/electronic-resource-num&gt;&lt;/record&gt;&lt;/Cite&gt;&lt;/EndNote&gt;</w:instrText>
      </w:r>
      <w:r w:rsidR="00983A33">
        <w:rPr>
          <w:rFonts w:ascii="Times New Roman" w:eastAsia="宋体" w:hAnsi="Times New Roman" w:cs="Times New Roman"/>
          <w:sz w:val="24"/>
          <w:szCs w:val="24"/>
        </w:rPr>
        <w:fldChar w:fldCharType="separate"/>
      </w:r>
      <w:r w:rsidR="007B3E63">
        <w:rPr>
          <w:rFonts w:ascii="Times New Roman" w:eastAsia="宋体" w:hAnsi="Times New Roman" w:cs="Times New Roman"/>
          <w:noProof/>
          <w:sz w:val="24"/>
          <w:szCs w:val="24"/>
        </w:rPr>
        <w:t>[76]</w:t>
      </w:r>
      <w:r w:rsidR="00983A33">
        <w:rPr>
          <w:rFonts w:ascii="Times New Roman" w:eastAsia="宋体" w:hAnsi="Times New Roman" w:cs="Times New Roman"/>
          <w:sz w:val="24"/>
          <w:szCs w:val="24"/>
        </w:rPr>
        <w:fldChar w:fldCharType="end"/>
      </w:r>
      <w:r w:rsidR="00983A33">
        <w:rPr>
          <w:rFonts w:ascii="Times New Roman" w:eastAsia="宋体" w:hAnsi="Times New Roman" w:cs="Times New Roman" w:hint="eastAsia"/>
          <w:sz w:val="24"/>
          <w:szCs w:val="24"/>
        </w:rPr>
        <w:t>制备了</w:t>
      </w:r>
      <w:r w:rsidR="00983A33" w:rsidRPr="00983A33">
        <w:rPr>
          <w:rFonts w:ascii="Times New Roman" w:eastAsia="宋体" w:hAnsi="Times New Roman" w:cs="Times New Roman" w:hint="eastAsia"/>
          <w:sz w:val="24"/>
          <w:szCs w:val="24"/>
        </w:rPr>
        <w:t>氧化镍纳米颗粒修饰的氧化铈铜</w:t>
      </w:r>
      <w:r w:rsidR="00983A33">
        <w:rPr>
          <w:rFonts w:ascii="Times New Roman" w:eastAsia="宋体" w:hAnsi="Times New Roman" w:cs="Times New Roman" w:hint="eastAsia"/>
          <w:sz w:val="24"/>
          <w:szCs w:val="24"/>
        </w:rPr>
        <w:t>（</w:t>
      </w:r>
      <w:proofErr w:type="spellStart"/>
      <w:r w:rsidR="00983A33">
        <w:rPr>
          <w:rFonts w:ascii="Times New Roman" w:eastAsia="宋体" w:hAnsi="Times New Roman" w:cs="Times New Roman"/>
          <w:sz w:val="24"/>
          <w:szCs w:val="24"/>
        </w:rPr>
        <w:t>NiO</w:t>
      </w:r>
      <w:proofErr w:type="spellEnd"/>
      <w:r w:rsidR="00983A33">
        <w:rPr>
          <w:rFonts w:ascii="Times New Roman" w:eastAsia="宋体" w:hAnsi="Times New Roman" w:cs="Times New Roman"/>
          <w:sz w:val="24"/>
          <w:szCs w:val="24"/>
        </w:rPr>
        <w:t xml:space="preserve"> NP</w:t>
      </w:r>
      <w:r w:rsidR="00983A33" w:rsidRPr="00983A33">
        <w:rPr>
          <w:rFonts w:ascii="Times New Roman" w:eastAsia="宋体" w:hAnsi="Times New Roman" w:cs="Times New Roman"/>
          <w:sz w:val="24"/>
          <w:szCs w:val="24"/>
        </w:rPr>
        <w:t>s/</w:t>
      </w:r>
      <w:proofErr w:type="spellStart"/>
      <w:r w:rsidR="00983A33" w:rsidRPr="00983A33">
        <w:rPr>
          <w:rFonts w:ascii="Times New Roman" w:eastAsia="宋体" w:hAnsi="Times New Roman" w:cs="Times New Roman"/>
          <w:sz w:val="24"/>
          <w:szCs w:val="24"/>
        </w:rPr>
        <w:t>CeCuO</w:t>
      </w:r>
      <w:r w:rsidR="00983A33" w:rsidRPr="00983A33">
        <w:rPr>
          <w:rFonts w:ascii="Times New Roman" w:eastAsia="宋体" w:hAnsi="Times New Roman" w:cs="Times New Roman"/>
          <w:sz w:val="24"/>
          <w:szCs w:val="24"/>
          <w:vertAlign w:val="subscript"/>
        </w:rPr>
        <w:t>x</w:t>
      </w:r>
      <w:proofErr w:type="spellEnd"/>
      <w:r w:rsidR="00983A33">
        <w:rPr>
          <w:rFonts w:ascii="Times New Roman" w:eastAsia="宋体" w:hAnsi="Times New Roman" w:cs="Times New Roman" w:hint="eastAsia"/>
          <w:sz w:val="24"/>
          <w:szCs w:val="24"/>
        </w:rPr>
        <w:t>）</w:t>
      </w:r>
      <w:r w:rsidR="00983A33" w:rsidRPr="00983A33">
        <w:rPr>
          <w:rFonts w:ascii="Times New Roman" w:eastAsia="宋体" w:hAnsi="Times New Roman" w:cs="Times New Roman"/>
          <w:sz w:val="24"/>
          <w:szCs w:val="24"/>
        </w:rPr>
        <w:t>薄膜传感器</w:t>
      </w:r>
      <w:r w:rsidR="00983A33">
        <w:rPr>
          <w:rFonts w:ascii="Times New Roman" w:eastAsia="宋体" w:hAnsi="Times New Roman" w:cs="Times New Roman" w:hint="eastAsia"/>
          <w:sz w:val="24"/>
          <w:szCs w:val="24"/>
        </w:rPr>
        <w:t>。首先在硅衬底上依次沉积</w:t>
      </w:r>
      <w:proofErr w:type="spellStart"/>
      <w:r w:rsidR="00983A33" w:rsidRPr="00983A33">
        <w:rPr>
          <w:rFonts w:ascii="Times New Roman" w:eastAsia="宋体" w:hAnsi="Times New Roman" w:cs="Times New Roman"/>
          <w:sz w:val="24"/>
          <w:szCs w:val="24"/>
        </w:rPr>
        <w:t>CeCuO</w:t>
      </w:r>
      <w:r w:rsidR="00983A33" w:rsidRPr="00983A33">
        <w:rPr>
          <w:rFonts w:ascii="Times New Roman" w:eastAsia="宋体" w:hAnsi="Times New Roman" w:cs="Times New Roman"/>
          <w:sz w:val="24"/>
          <w:szCs w:val="24"/>
          <w:vertAlign w:val="subscript"/>
        </w:rPr>
        <w:t>x</w:t>
      </w:r>
      <w:proofErr w:type="spellEnd"/>
      <w:r w:rsidR="00983A33" w:rsidRPr="00983A33">
        <w:rPr>
          <w:rFonts w:ascii="Times New Roman" w:eastAsia="宋体" w:hAnsi="Times New Roman" w:cs="Times New Roman" w:hint="eastAsia"/>
          <w:sz w:val="24"/>
          <w:szCs w:val="24"/>
        </w:rPr>
        <w:t>和</w:t>
      </w:r>
      <w:proofErr w:type="spellStart"/>
      <w:r w:rsidR="00983A33">
        <w:rPr>
          <w:rFonts w:ascii="Times New Roman" w:eastAsia="宋体" w:hAnsi="Times New Roman" w:cs="Times New Roman" w:hint="eastAsia"/>
          <w:sz w:val="24"/>
          <w:szCs w:val="24"/>
        </w:rPr>
        <w:t>Ni</w:t>
      </w:r>
      <w:r w:rsidR="00983A33">
        <w:rPr>
          <w:rFonts w:ascii="Times New Roman" w:eastAsia="宋体" w:hAnsi="Times New Roman" w:cs="Times New Roman"/>
          <w:sz w:val="24"/>
          <w:szCs w:val="24"/>
        </w:rPr>
        <w:t>O</w:t>
      </w:r>
      <w:proofErr w:type="spellEnd"/>
      <w:r w:rsidR="00983A33">
        <w:rPr>
          <w:rFonts w:ascii="Times New Roman" w:eastAsia="宋体" w:hAnsi="Times New Roman" w:cs="Times New Roman" w:hint="eastAsia"/>
          <w:sz w:val="24"/>
          <w:szCs w:val="24"/>
        </w:rPr>
        <w:t>来制备电极，然后在其表面固定抗</w:t>
      </w:r>
      <w:r w:rsidR="00983A33">
        <w:rPr>
          <w:rFonts w:ascii="Times New Roman" w:eastAsia="宋体" w:hAnsi="Times New Roman" w:cs="Times New Roman" w:hint="eastAsia"/>
          <w:sz w:val="24"/>
          <w:szCs w:val="24"/>
        </w:rPr>
        <w:t>L</w:t>
      </w:r>
      <w:r w:rsidR="00983A33">
        <w:rPr>
          <w:rFonts w:ascii="Times New Roman" w:eastAsia="宋体" w:hAnsi="Times New Roman" w:cs="Times New Roman"/>
          <w:sz w:val="24"/>
          <w:szCs w:val="24"/>
        </w:rPr>
        <w:t>CN2</w:t>
      </w:r>
      <w:r w:rsidR="00983A33">
        <w:rPr>
          <w:rFonts w:ascii="Times New Roman" w:eastAsia="宋体" w:hAnsi="Times New Roman" w:cs="Times New Roman" w:hint="eastAsia"/>
          <w:sz w:val="24"/>
          <w:szCs w:val="24"/>
        </w:rPr>
        <w:t>，用于检测</w:t>
      </w:r>
      <w:r w:rsidR="00983A33">
        <w:rPr>
          <w:rFonts w:ascii="Times New Roman" w:eastAsia="宋体" w:hAnsi="Times New Roman" w:cs="Times New Roman" w:hint="eastAsia"/>
          <w:sz w:val="24"/>
          <w:szCs w:val="24"/>
        </w:rPr>
        <w:t>L</w:t>
      </w:r>
      <w:r w:rsidR="00983A33">
        <w:rPr>
          <w:rFonts w:ascii="Times New Roman" w:eastAsia="宋体" w:hAnsi="Times New Roman" w:cs="Times New Roman"/>
          <w:sz w:val="24"/>
          <w:szCs w:val="24"/>
        </w:rPr>
        <w:t>CN2</w:t>
      </w:r>
      <w:r w:rsidR="00983A33">
        <w:rPr>
          <w:rFonts w:ascii="Times New Roman" w:eastAsia="宋体" w:hAnsi="Times New Roman" w:cs="Times New Roman" w:hint="eastAsia"/>
          <w:sz w:val="24"/>
          <w:szCs w:val="24"/>
        </w:rPr>
        <w:t>的存在。</w:t>
      </w:r>
      <w:r w:rsidR="00983A33" w:rsidRPr="00983A33">
        <w:rPr>
          <w:rFonts w:ascii="Times New Roman" w:eastAsia="宋体" w:hAnsi="Times New Roman" w:cs="Times New Roman" w:hint="eastAsia"/>
          <w:sz w:val="24"/>
          <w:szCs w:val="24"/>
        </w:rPr>
        <w:t>该免疫传感器</w:t>
      </w:r>
      <w:r w:rsidR="00983A33">
        <w:rPr>
          <w:rFonts w:ascii="Times New Roman" w:eastAsia="宋体" w:hAnsi="Times New Roman" w:cs="Times New Roman" w:hint="eastAsia"/>
          <w:sz w:val="24"/>
          <w:szCs w:val="24"/>
        </w:rPr>
        <w:t>具有低</w:t>
      </w:r>
      <w:r w:rsidR="00983A33" w:rsidRPr="00983A33">
        <w:rPr>
          <w:rFonts w:ascii="Times New Roman" w:eastAsia="宋体" w:hAnsi="Times New Roman" w:cs="Times New Roman" w:hint="eastAsia"/>
          <w:sz w:val="24"/>
          <w:szCs w:val="24"/>
        </w:rPr>
        <w:t>检测限</w:t>
      </w:r>
      <w:r w:rsidR="00983A33">
        <w:rPr>
          <w:rFonts w:ascii="Times New Roman" w:eastAsia="宋体" w:hAnsi="Times New Roman" w:cs="Times New Roman" w:hint="eastAsia"/>
          <w:sz w:val="24"/>
          <w:szCs w:val="24"/>
        </w:rPr>
        <w:t>（</w:t>
      </w:r>
      <w:r w:rsidR="00983A33" w:rsidRPr="00983A33">
        <w:rPr>
          <w:rFonts w:ascii="Times New Roman" w:eastAsia="宋体" w:hAnsi="Times New Roman" w:cs="Times New Roman"/>
          <w:sz w:val="24"/>
          <w:szCs w:val="24"/>
        </w:rPr>
        <w:t>4.23</w:t>
      </w:r>
      <w:r w:rsidR="00983A33">
        <w:rPr>
          <w:rFonts w:ascii="Times New Roman" w:eastAsia="宋体" w:hAnsi="Times New Roman" w:cs="Times New Roman"/>
          <w:sz w:val="24"/>
          <w:szCs w:val="24"/>
        </w:rPr>
        <w:t xml:space="preserve"> ng mL</w:t>
      </w:r>
      <w:r w:rsidR="00983A33" w:rsidRPr="00983A33">
        <w:rPr>
          <w:rFonts w:ascii="Times New Roman" w:eastAsia="宋体" w:hAnsi="Times New Roman" w:cs="Times New Roman"/>
          <w:sz w:val="24"/>
          <w:szCs w:val="24"/>
          <w:vertAlign w:val="superscript"/>
        </w:rPr>
        <w:t>-1</w:t>
      </w:r>
      <w:r w:rsidR="00983A33">
        <w:rPr>
          <w:rFonts w:ascii="Times New Roman" w:eastAsia="宋体" w:hAnsi="Times New Roman" w:cs="Times New Roman" w:hint="eastAsia"/>
          <w:sz w:val="24"/>
          <w:szCs w:val="24"/>
        </w:rPr>
        <w:t>）</w:t>
      </w:r>
      <w:r w:rsidR="00983A33" w:rsidRPr="00983A33">
        <w:rPr>
          <w:rFonts w:ascii="Times New Roman" w:eastAsia="宋体" w:hAnsi="Times New Roman" w:cs="Times New Roman"/>
          <w:sz w:val="24"/>
          <w:szCs w:val="24"/>
        </w:rPr>
        <w:t>，线性范围为</w:t>
      </w:r>
      <w:r w:rsidR="00983A33" w:rsidRPr="00983A33">
        <w:rPr>
          <w:rFonts w:ascii="Times New Roman" w:eastAsia="宋体" w:hAnsi="Times New Roman" w:cs="Times New Roman"/>
          <w:sz w:val="24"/>
          <w:szCs w:val="24"/>
        </w:rPr>
        <w:t xml:space="preserve">25-400 </w:t>
      </w:r>
      <w:r w:rsidR="00983A33">
        <w:rPr>
          <w:rFonts w:ascii="Times New Roman" w:eastAsia="宋体" w:hAnsi="Times New Roman" w:cs="Times New Roman"/>
          <w:sz w:val="24"/>
          <w:szCs w:val="24"/>
        </w:rPr>
        <w:t>ng mL</w:t>
      </w:r>
      <w:r w:rsidR="00983A33" w:rsidRPr="00983A33">
        <w:rPr>
          <w:rFonts w:ascii="Times New Roman" w:eastAsia="宋体" w:hAnsi="Times New Roman" w:cs="Times New Roman"/>
          <w:sz w:val="24"/>
          <w:szCs w:val="24"/>
          <w:vertAlign w:val="superscript"/>
        </w:rPr>
        <w:t>-1</w:t>
      </w:r>
      <w:r w:rsidR="00365F8E">
        <w:rPr>
          <w:rFonts w:ascii="Times New Roman" w:eastAsia="宋体" w:hAnsi="Times New Roman" w:cs="Times New Roman" w:hint="eastAsia"/>
          <w:sz w:val="24"/>
          <w:szCs w:val="24"/>
        </w:rPr>
        <w:t>，并且</w:t>
      </w:r>
      <w:r w:rsidR="00983A33" w:rsidRPr="00983A33">
        <w:rPr>
          <w:rFonts w:ascii="Times New Roman" w:eastAsia="宋体" w:hAnsi="Times New Roman" w:cs="Times New Roman"/>
          <w:sz w:val="24"/>
          <w:szCs w:val="24"/>
        </w:rPr>
        <w:t>具有很高的选择性。</w:t>
      </w:r>
    </w:p>
    <w:p w:rsidR="00840CAA" w:rsidRPr="00D51E27" w:rsidRDefault="00840CAA" w:rsidP="00AA19DD">
      <w:pPr>
        <w:spacing w:line="360" w:lineRule="auto"/>
        <w:ind w:firstLine="480"/>
        <w:rPr>
          <w:rFonts w:ascii="Times New Roman" w:eastAsia="宋体" w:hAnsi="Times New Roman" w:cs="Times New Roman"/>
          <w:sz w:val="24"/>
          <w:szCs w:val="24"/>
        </w:rPr>
      </w:pPr>
      <w:r w:rsidRPr="00D51E27">
        <w:rPr>
          <w:rFonts w:ascii="Times New Roman" w:eastAsia="宋体" w:hAnsi="Times New Roman" w:cs="Times New Roman"/>
          <w:b/>
          <w:sz w:val="24"/>
          <w:szCs w:val="24"/>
        </w:rPr>
        <w:t xml:space="preserve">3 </w:t>
      </w:r>
      <w:r w:rsidRPr="00D51E27">
        <w:rPr>
          <w:rFonts w:ascii="Times New Roman" w:eastAsia="宋体" w:hAnsi="Times New Roman" w:cs="Times New Roman"/>
          <w:b/>
          <w:sz w:val="24"/>
          <w:szCs w:val="24"/>
        </w:rPr>
        <w:t>总结与展望</w:t>
      </w:r>
      <w:r w:rsidRPr="00D51E27">
        <w:rPr>
          <w:rFonts w:ascii="Times New Roman" w:eastAsia="宋体" w:hAnsi="Times New Roman" w:cs="Times New Roman"/>
          <w:color w:val="FF0000"/>
          <w:sz w:val="24"/>
          <w:szCs w:val="24"/>
        </w:rPr>
        <w:t>（通用的理论和量化模型）</w:t>
      </w:r>
    </w:p>
    <w:p w:rsidR="00835C07" w:rsidRDefault="0019067D" w:rsidP="009A530F">
      <w:pPr>
        <w:spacing w:line="360" w:lineRule="auto"/>
        <w:ind w:firstLineChars="200" w:firstLine="480"/>
        <w:rPr>
          <w:ins w:id="33" w:author="sor Sen" w:date="2023-09-25T19:24:00Z"/>
          <w:rFonts w:ascii="宋体" w:eastAsia="宋体" w:hAnsi="宋体"/>
          <w:sz w:val="24"/>
          <w:szCs w:val="24"/>
        </w:rPr>
      </w:pPr>
      <w:r w:rsidRPr="00CB347A">
        <w:rPr>
          <w:rFonts w:ascii="宋体" w:eastAsia="宋体" w:hAnsi="宋体" w:hint="eastAsia"/>
          <w:sz w:val="24"/>
          <w:szCs w:val="24"/>
        </w:rPr>
        <w:t>电化学蛋白质生物传感器发展至今，针对癌症、传染病、炎症等疾病</w:t>
      </w:r>
      <w:ins w:id="34" w:author="sor Sen" w:date="2023-09-25T19:23:00Z">
        <w:r w:rsidR="00835C07" w:rsidRPr="00835C07">
          <w:rPr>
            <w:rFonts w:ascii="宋体" w:eastAsia="宋体" w:hAnsi="宋体" w:hint="eastAsia"/>
            <w:sz w:val="24"/>
            <w:szCs w:val="24"/>
          </w:rPr>
          <w:t>标志物</w:t>
        </w:r>
      </w:ins>
      <w:del w:id="35" w:author="sor Sen" w:date="2023-09-25T19:23:00Z">
        <w:r w:rsidRPr="00CB347A" w:rsidDel="00835C07">
          <w:rPr>
            <w:rFonts w:ascii="宋体" w:eastAsia="宋体" w:hAnsi="宋体" w:hint="eastAsia"/>
            <w:sz w:val="24"/>
            <w:szCs w:val="24"/>
          </w:rPr>
          <w:delText>抗原、抗体</w:delText>
        </w:r>
      </w:del>
      <w:r w:rsidRPr="00CB347A">
        <w:rPr>
          <w:rFonts w:ascii="宋体" w:eastAsia="宋体" w:hAnsi="宋体" w:hint="eastAsia"/>
          <w:sz w:val="24"/>
          <w:szCs w:val="24"/>
        </w:rPr>
        <w:t>快速、特异性检测的研究成果不断涌现。研究者通过设计不同的敏感纳米材料</w:t>
      </w:r>
      <w:del w:id="36" w:author="sor Sen" w:date="2023-09-25T19:24:00Z">
        <w:r w:rsidRPr="00CB347A" w:rsidDel="00835C07">
          <w:rPr>
            <w:rFonts w:ascii="宋体" w:eastAsia="宋体" w:hAnsi="宋体" w:hint="eastAsia"/>
            <w:sz w:val="24"/>
            <w:szCs w:val="24"/>
          </w:rPr>
          <w:delText>材料</w:delText>
        </w:r>
      </w:del>
      <w:r w:rsidRPr="00CB347A">
        <w:rPr>
          <w:rFonts w:ascii="宋体" w:eastAsia="宋体" w:hAnsi="宋体" w:hint="eastAsia"/>
          <w:sz w:val="24"/>
          <w:szCs w:val="24"/>
        </w:rPr>
        <w:t>（如量子点、碳纳米管、石墨烯、C</w:t>
      </w:r>
      <w:r w:rsidRPr="00CB347A">
        <w:rPr>
          <w:rFonts w:ascii="宋体" w:eastAsia="宋体" w:hAnsi="宋体"/>
          <w:sz w:val="24"/>
          <w:szCs w:val="24"/>
        </w:rPr>
        <w:t>OF</w:t>
      </w:r>
      <w:r w:rsidRPr="00CB347A">
        <w:rPr>
          <w:rFonts w:ascii="宋体" w:eastAsia="宋体" w:hAnsi="宋体" w:hint="eastAsia"/>
          <w:sz w:val="24"/>
          <w:szCs w:val="24"/>
        </w:rPr>
        <w:t>、M</w:t>
      </w:r>
      <w:r w:rsidRPr="00CB347A">
        <w:rPr>
          <w:rFonts w:ascii="宋体" w:eastAsia="宋体" w:hAnsi="宋体"/>
          <w:sz w:val="24"/>
          <w:szCs w:val="24"/>
        </w:rPr>
        <w:t>OF</w:t>
      </w:r>
      <w:r w:rsidRPr="00CB347A">
        <w:rPr>
          <w:rFonts w:ascii="宋体" w:eastAsia="宋体" w:hAnsi="宋体" w:hint="eastAsia"/>
          <w:sz w:val="24"/>
          <w:szCs w:val="24"/>
        </w:rPr>
        <w:t>以及复合纳米材料）对电极的化学修饰、设计换能器器件结构（三电极、场效应晶体管等）以及采用不同的标记策略（</w:t>
      </w:r>
      <w:r w:rsidRPr="00CB347A">
        <w:rPr>
          <w:rFonts w:ascii="宋体" w:eastAsia="宋体" w:hAnsi="宋体"/>
          <w:sz w:val="24"/>
          <w:szCs w:val="24"/>
        </w:rPr>
        <w:t>直接法、间接法、双抗体夹心法等</w:t>
      </w:r>
      <w:r w:rsidRPr="00CB347A">
        <w:rPr>
          <w:rFonts w:ascii="宋体" w:eastAsia="宋体" w:hAnsi="宋体" w:hint="eastAsia"/>
          <w:sz w:val="24"/>
          <w:szCs w:val="24"/>
        </w:rPr>
        <w:t>），</w:t>
      </w:r>
      <w:r w:rsidR="009A530F" w:rsidRPr="00CB347A">
        <w:rPr>
          <w:rFonts w:ascii="宋体" w:eastAsia="宋体" w:hAnsi="宋体" w:hint="eastAsia"/>
          <w:sz w:val="24"/>
          <w:szCs w:val="24"/>
        </w:rPr>
        <w:t>协同优化电化学蛋白质传感器的分子识别功能和信号转导功能，提高了</w:t>
      </w:r>
      <w:r w:rsidRPr="00CB347A">
        <w:rPr>
          <w:rFonts w:ascii="宋体" w:eastAsia="宋体" w:hAnsi="宋体" w:hint="eastAsia"/>
          <w:sz w:val="24"/>
          <w:szCs w:val="24"/>
        </w:rPr>
        <w:t>电化学蛋白质生物传感器</w:t>
      </w:r>
      <w:r w:rsidR="009A530F" w:rsidRPr="00CB347A">
        <w:rPr>
          <w:rFonts w:ascii="宋体" w:eastAsia="宋体" w:hAnsi="宋体" w:hint="eastAsia"/>
          <w:sz w:val="24"/>
          <w:szCs w:val="24"/>
        </w:rPr>
        <w:t>对疾病标志物检测的特异性和灵敏度</w:t>
      </w:r>
      <w:r w:rsidRPr="00CB347A">
        <w:rPr>
          <w:rFonts w:ascii="宋体" w:eastAsia="宋体" w:hAnsi="宋体" w:hint="eastAsia"/>
          <w:sz w:val="24"/>
          <w:szCs w:val="24"/>
        </w:rPr>
        <w:t>。</w:t>
      </w:r>
      <w:del w:id="37" w:author="sor Sen" w:date="2023-09-25T19:24:00Z">
        <w:r w:rsidR="009A530F" w:rsidRPr="00CB347A" w:rsidDel="00835C07">
          <w:rPr>
            <w:rFonts w:ascii="宋体" w:eastAsia="宋体" w:hAnsi="宋体" w:hint="eastAsia"/>
            <w:sz w:val="24"/>
            <w:szCs w:val="24"/>
          </w:rPr>
          <w:delText>然而，</w:delText>
        </w:r>
      </w:del>
    </w:p>
    <w:p w:rsidR="009A530F" w:rsidRPr="00CB347A" w:rsidRDefault="009A530F" w:rsidP="009A530F">
      <w:pPr>
        <w:spacing w:line="360" w:lineRule="auto"/>
        <w:ind w:firstLineChars="200" w:firstLine="480"/>
        <w:rPr>
          <w:rFonts w:ascii="宋体" w:eastAsia="宋体" w:hAnsi="宋体"/>
          <w:sz w:val="24"/>
          <w:szCs w:val="24"/>
        </w:rPr>
      </w:pPr>
      <w:r w:rsidRPr="00CB347A">
        <w:rPr>
          <w:rFonts w:ascii="宋体" w:eastAsia="宋体" w:hAnsi="宋体" w:hint="eastAsia"/>
          <w:sz w:val="24"/>
          <w:szCs w:val="24"/>
        </w:rPr>
        <w:t>为了提高电化学蛋白质在疾病检测中的</w:t>
      </w:r>
      <w:proofErr w:type="gramStart"/>
      <w:r w:rsidRPr="00CB347A">
        <w:rPr>
          <w:rFonts w:ascii="宋体" w:eastAsia="宋体" w:hAnsi="宋体" w:hint="eastAsia"/>
          <w:sz w:val="24"/>
          <w:szCs w:val="24"/>
        </w:rPr>
        <w:t>的</w:t>
      </w:r>
      <w:proofErr w:type="gramEnd"/>
      <w:r w:rsidRPr="00CB347A">
        <w:rPr>
          <w:rFonts w:ascii="宋体" w:eastAsia="宋体" w:hAnsi="宋体" w:hint="eastAsia"/>
          <w:sz w:val="24"/>
          <w:szCs w:val="24"/>
        </w:rPr>
        <w:t>性能和可用性，还需要解决</w:t>
      </w:r>
      <w:ins w:id="38" w:author="sor Sen" w:date="2023-09-25T19:24:00Z">
        <w:r w:rsidR="00835C07">
          <w:rPr>
            <w:rFonts w:ascii="宋体" w:eastAsia="宋体" w:hAnsi="宋体" w:hint="eastAsia"/>
            <w:sz w:val="24"/>
            <w:szCs w:val="24"/>
          </w:rPr>
          <w:t>以下</w:t>
        </w:r>
      </w:ins>
      <w:r w:rsidRPr="00CB347A">
        <w:rPr>
          <w:rFonts w:ascii="宋体" w:eastAsia="宋体" w:hAnsi="宋体" w:hint="eastAsia"/>
          <w:sz w:val="24"/>
          <w:szCs w:val="24"/>
        </w:rPr>
        <w:t>几</w:t>
      </w:r>
      <w:r w:rsidRPr="00CB347A">
        <w:rPr>
          <w:rFonts w:ascii="宋体" w:eastAsia="宋体" w:hAnsi="宋体" w:hint="eastAsia"/>
          <w:sz w:val="24"/>
          <w:szCs w:val="24"/>
        </w:rPr>
        <w:lastRenderedPageBreak/>
        <w:t>个挑战。（</w:t>
      </w:r>
      <w:proofErr w:type="spellStart"/>
      <w:r w:rsidRPr="00CB347A">
        <w:rPr>
          <w:rFonts w:ascii="宋体" w:eastAsia="宋体" w:hAnsi="宋体" w:hint="eastAsia"/>
          <w:sz w:val="24"/>
          <w:szCs w:val="24"/>
        </w:rPr>
        <w:t>i</w:t>
      </w:r>
      <w:proofErr w:type="spellEnd"/>
      <w:r w:rsidRPr="00CB347A">
        <w:rPr>
          <w:rFonts w:ascii="宋体" w:eastAsia="宋体" w:hAnsi="宋体" w:hint="eastAsia"/>
          <w:sz w:val="24"/>
          <w:szCs w:val="24"/>
        </w:rPr>
        <w:t>）在人体实际样本检测过程中，全血、血清、鼻咽拭子等体液样本成分复杂，对传感器检测的准确性和可靠性提出了考验。针对某种蛋白质分子标志物检测，可通过不同生物分子（如蛋白质、核酸</w:t>
      </w:r>
      <w:proofErr w:type="gramStart"/>
      <w:r w:rsidRPr="00CB347A">
        <w:rPr>
          <w:rFonts w:ascii="宋体" w:eastAsia="宋体" w:hAnsi="宋体" w:hint="eastAsia"/>
          <w:sz w:val="24"/>
          <w:szCs w:val="24"/>
        </w:rPr>
        <w:t>适</w:t>
      </w:r>
      <w:proofErr w:type="gramEnd"/>
      <w:r w:rsidRPr="00CB347A">
        <w:rPr>
          <w:rFonts w:ascii="宋体" w:eastAsia="宋体" w:hAnsi="宋体" w:hint="eastAsia"/>
          <w:sz w:val="24"/>
          <w:szCs w:val="24"/>
        </w:rPr>
        <w:t>配体、人工受体等）标记技术与器件单元优化组</w:t>
      </w:r>
      <w:r w:rsidR="00CB76B3" w:rsidRPr="00CB347A">
        <w:rPr>
          <w:rFonts w:ascii="宋体" w:eastAsia="宋体" w:hAnsi="宋体" w:hint="eastAsia"/>
          <w:sz w:val="24"/>
          <w:szCs w:val="24"/>
        </w:rPr>
        <w:t>合构建生物传感器阵列</w:t>
      </w:r>
      <w:r w:rsidRPr="00CB347A">
        <w:rPr>
          <w:rFonts w:ascii="宋体" w:eastAsia="宋体" w:hAnsi="宋体" w:hint="eastAsia"/>
          <w:sz w:val="24"/>
          <w:szCs w:val="24"/>
        </w:rPr>
        <w:t>，结合大批量实际样本检测性能研究，提升传感器检测的灵敏度和特异性。（ii）</w:t>
      </w:r>
      <w:r w:rsidRPr="00CB347A">
        <w:rPr>
          <w:rFonts w:ascii="宋体" w:eastAsia="宋体" w:hAnsi="宋体"/>
          <w:sz w:val="24"/>
          <w:szCs w:val="24"/>
        </w:rPr>
        <w:t>电化学蛋白质传感器具有微型化、高通量、智能化的发展潜力，传感器</w:t>
      </w:r>
      <w:proofErr w:type="gramStart"/>
      <w:r w:rsidRPr="00CB347A">
        <w:rPr>
          <w:rFonts w:ascii="宋体" w:eastAsia="宋体" w:hAnsi="宋体"/>
          <w:sz w:val="24"/>
          <w:szCs w:val="24"/>
        </w:rPr>
        <w:t>端未</w:t>
      </w:r>
      <w:r w:rsidRPr="00CB347A">
        <w:rPr>
          <w:rFonts w:ascii="宋体" w:eastAsia="宋体" w:hAnsi="宋体" w:hint="eastAsia"/>
          <w:sz w:val="24"/>
          <w:szCs w:val="24"/>
        </w:rPr>
        <w:t>来</w:t>
      </w:r>
      <w:proofErr w:type="gramEnd"/>
      <w:r w:rsidRPr="00CB347A">
        <w:rPr>
          <w:rFonts w:ascii="宋体" w:eastAsia="宋体" w:hAnsi="宋体" w:hint="eastAsia"/>
          <w:sz w:val="24"/>
          <w:szCs w:val="24"/>
        </w:rPr>
        <w:t>可与</w:t>
      </w:r>
      <w:proofErr w:type="gramStart"/>
      <w:r w:rsidRPr="00CB347A">
        <w:rPr>
          <w:rFonts w:ascii="宋体" w:eastAsia="宋体" w:hAnsi="宋体" w:hint="eastAsia"/>
          <w:sz w:val="24"/>
          <w:szCs w:val="24"/>
        </w:rPr>
        <w:t>微流控</w:t>
      </w:r>
      <w:proofErr w:type="gramEnd"/>
      <w:r w:rsidRPr="00CB347A">
        <w:rPr>
          <w:rFonts w:ascii="宋体" w:eastAsia="宋体" w:hAnsi="宋体" w:hint="eastAsia"/>
          <w:sz w:val="24"/>
          <w:szCs w:val="24"/>
        </w:rPr>
        <w:t>系统、芯片实验室、小型电路系统集成，有望设计并实现便携式检测系统和</w:t>
      </w:r>
      <w:r w:rsidRPr="00CB347A">
        <w:rPr>
          <w:rFonts w:ascii="宋体" w:eastAsia="宋体" w:hAnsi="宋体"/>
          <w:sz w:val="24"/>
          <w:szCs w:val="24"/>
        </w:rPr>
        <w:t xml:space="preserve"> POCT 分析平台。</w:t>
      </w:r>
    </w:p>
    <w:p w:rsidR="001272F7" w:rsidRPr="00CB347A" w:rsidRDefault="009A530F" w:rsidP="009A530F">
      <w:pPr>
        <w:spacing w:line="360" w:lineRule="auto"/>
        <w:ind w:firstLineChars="200" w:firstLine="480"/>
        <w:rPr>
          <w:rFonts w:ascii="宋体" w:eastAsia="宋体" w:hAnsi="宋体"/>
          <w:sz w:val="24"/>
          <w:szCs w:val="24"/>
        </w:rPr>
      </w:pPr>
      <w:r w:rsidRPr="00CB347A">
        <w:rPr>
          <w:rFonts w:ascii="宋体" w:eastAsia="宋体" w:hAnsi="宋体" w:hint="eastAsia"/>
          <w:sz w:val="24"/>
          <w:szCs w:val="24"/>
        </w:rPr>
        <w:t>总之，电化学蛋白质传感器的应用于疾病检测方面在未来看起来很有希望，其进步集中在小型化、</w:t>
      </w:r>
      <w:r w:rsidR="00CB76B3" w:rsidRPr="00CB347A">
        <w:rPr>
          <w:rFonts w:ascii="宋体" w:eastAsia="宋体" w:hAnsi="宋体" w:hint="eastAsia"/>
          <w:sz w:val="24"/>
          <w:szCs w:val="24"/>
        </w:rPr>
        <w:t>长期</w:t>
      </w:r>
      <w:r w:rsidRPr="00CB347A">
        <w:rPr>
          <w:rFonts w:ascii="宋体" w:eastAsia="宋体" w:hAnsi="宋体" w:hint="eastAsia"/>
          <w:sz w:val="24"/>
          <w:szCs w:val="24"/>
        </w:rPr>
        <w:t>连续监测、提高灵敏度</w:t>
      </w:r>
      <w:r w:rsidR="00CB76B3" w:rsidRPr="00CB347A">
        <w:rPr>
          <w:rFonts w:ascii="宋体" w:eastAsia="宋体" w:hAnsi="宋体" w:hint="eastAsia"/>
          <w:sz w:val="24"/>
          <w:szCs w:val="24"/>
        </w:rPr>
        <w:t>、特异性</w:t>
      </w:r>
      <w:r w:rsidRPr="00CB347A">
        <w:rPr>
          <w:rFonts w:ascii="宋体" w:eastAsia="宋体" w:hAnsi="宋体" w:hint="eastAsia"/>
          <w:sz w:val="24"/>
          <w:szCs w:val="24"/>
        </w:rPr>
        <w:t>和生物相容性方面。这将有助于</w:t>
      </w:r>
      <w:del w:id="39" w:author="sor Sen" w:date="2023-09-25T19:25:00Z">
        <w:r w:rsidRPr="00CB347A" w:rsidDel="00835C07">
          <w:rPr>
            <w:rFonts w:ascii="宋体" w:eastAsia="宋体" w:hAnsi="宋体" w:hint="eastAsia"/>
            <w:sz w:val="24"/>
            <w:szCs w:val="24"/>
          </w:rPr>
          <w:delText>创造</w:delText>
        </w:r>
      </w:del>
      <w:ins w:id="40" w:author="sor Sen" w:date="2023-09-25T19:25:00Z">
        <w:r w:rsidR="00835C07">
          <w:rPr>
            <w:rFonts w:ascii="宋体" w:eastAsia="宋体" w:hAnsi="宋体" w:hint="eastAsia"/>
            <w:sz w:val="24"/>
            <w:szCs w:val="24"/>
          </w:rPr>
          <w:t>发展</w:t>
        </w:r>
      </w:ins>
      <w:r w:rsidRPr="00CB347A">
        <w:rPr>
          <w:rFonts w:ascii="宋体" w:eastAsia="宋体" w:hAnsi="宋体" w:hint="eastAsia"/>
          <w:sz w:val="24"/>
          <w:szCs w:val="24"/>
        </w:rPr>
        <w:t>更高效、准确和</w:t>
      </w:r>
      <w:r w:rsidR="00CB76B3" w:rsidRPr="00CB347A">
        <w:rPr>
          <w:rFonts w:ascii="宋体" w:eastAsia="宋体" w:hAnsi="宋体" w:hint="eastAsia"/>
          <w:sz w:val="24"/>
          <w:szCs w:val="24"/>
        </w:rPr>
        <w:t>具有实际应用能力</w:t>
      </w:r>
      <w:r w:rsidRPr="00CB347A">
        <w:rPr>
          <w:rFonts w:ascii="宋体" w:eastAsia="宋体" w:hAnsi="宋体" w:hint="eastAsia"/>
          <w:sz w:val="24"/>
          <w:szCs w:val="24"/>
        </w:rPr>
        <w:t>的</w:t>
      </w:r>
      <w:r w:rsidR="00CB76B3" w:rsidRPr="00CB347A">
        <w:rPr>
          <w:rFonts w:ascii="宋体" w:eastAsia="宋体" w:hAnsi="宋体" w:hint="eastAsia"/>
          <w:sz w:val="24"/>
          <w:szCs w:val="24"/>
        </w:rPr>
        <w:t>电化学蛋白质生物</w:t>
      </w:r>
      <w:r w:rsidRPr="00CB347A">
        <w:rPr>
          <w:rFonts w:ascii="宋体" w:eastAsia="宋体" w:hAnsi="宋体" w:hint="eastAsia"/>
          <w:sz w:val="24"/>
          <w:szCs w:val="24"/>
        </w:rPr>
        <w:t>传感器，</w:t>
      </w:r>
      <w:r w:rsidR="00CB76B3" w:rsidRPr="00CB347A">
        <w:rPr>
          <w:rFonts w:ascii="宋体" w:eastAsia="宋体" w:hAnsi="宋体" w:hint="eastAsia"/>
          <w:sz w:val="24"/>
          <w:szCs w:val="24"/>
        </w:rPr>
        <w:t>为</w:t>
      </w:r>
      <w:ins w:id="41" w:author="sor Sen" w:date="2023-09-25T19:25:00Z">
        <w:r w:rsidR="00835C07">
          <w:rPr>
            <w:rFonts w:ascii="宋体" w:eastAsia="宋体" w:hAnsi="宋体" w:hint="eastAsia"/>
            <w:sz w:val="24"/>
            <w:szCs w:val="24"/>
          </w:rPr>
          <w:t>生命健康、</w:t>
        </w:r>
      </w:ins>
      <w:r w:rsidR="00CB76B3" w:rsidRPr="00CB347A">
        <w:rPr>
          <w:rFonts w:ascii="宋体" w:eastAsia="宋体" w:hAnsi="宋体" w:hint="eastAsia"/>
          <w:sz w:val="24"/>
          <w:szCs w:val="24"/>
        </w:rPr>
        <w:t>居家保健和临床诊疗提供早期预警以及预后状况评判提供依据</w:t>
      </w:r>
      <w:r w:rsidRPr="00CB347A">
        <w:rPr>
          <w:rFonts w:ascii="宋体" w:eastAsia="宋体" w:hAnsi="宋体" w:hint="eastAsia"/>
          <w:sz w:val="24"/>
          <w:szCs w:val="24"/>
        </w:rPr>
        <w:t>。</w:t>
      </w:r>
    </w:p>
    <w:p w:rsidR="00FB3B20" w:rsidRPr="00FB3B20" w:rsidRDefault="001272F7" w:rsidP="00FB3B20">
      <w:pPr>
        <w:pStyle w:val="EndNoteBibliography"/>
      </w:pPr>
      <w:r>
        <w:rPr>
          <w:rFonts w:ascii="仿宋" w:eastAsia="仿宋" w:hAnsi="仿宋"/>
          <w:sz w:val="24"/>
          <w:szCs w:val="24"/>
        </w:rPr>
        <w:fldChar w:fldCharType="begin"/>
      </w:r>
      <w:r>
        <w:rPr>
          <w:rFonts w:ascii="仿宋" w:eastAsia="仿宋" w:hAnsi="仿宋"/>
          <w:sz w:val="24"/>
          <w:szCs w:val="24"/>
        </w:rPr>
        <w:instrText xml:space="preserve"> ADDIN EN.REFLIST </w:instrText>
      </w:r>
      <w:r>
        <w:rPr>
          <w:rFonts w:ascii="仿宋" w:eastAsia="仿宋" w:hAnsi="仿宋"/>
          <w:sz w:val="24"/>
          <w:szCs w:val="24"/>
        </w:rPr>
        <w:fldChar w:fldCharType="separate"/>
      </w:r>
      <w:r w:rsidR="00FB3B20" w:rsidRPr="00FB3B20">
        <w:t>[1] Y. Yang, X. Yang, Y. Yang, Q. Yuan, Aptamer-functionalized carbon nanomaterials electrochemical sensors for detecting cancer relevant biomolecules, Carbon 129 (2018) 380-395.</w:t>
      </w:r>
    </w:p>
    <w:p w:rsidR="00FB3B20" w:rsidRPr="00FB3B20" w:rsidRDefault="00FB3B20" w:rsidP="00FB3B20">
      <w:pPr>
        <w:pStyle w:val="EndNoteBibliography"/>
      </w:pPr>
      <w:r w:rsidRPr="00FB3B20">
        <w:t>[2] M.d. Vestergaard, K. Kerman, E. Tamiya, An Overview of Label-free Electrochemical Protein Sensors, Sensors 7 (2007) 3442-3458.</w:t>
      </w:r>
    </w:p>
    <w:p w:rsidR="00FB3B20" w:rsidRPr="00FB3B20" w:rsidRDefault="00FB3B20" w:rsidP="00FB3B20">
      <w:pPr>
        <w:pStyle w:val="EndNoteBibliography"/>
      </w:pPr>
      <w:r w:rsidRPr="00FB3B20">
        <w:t>[3] K.Y. Goud, K.K. Reddy, A. Khorshed, V.S. Kumar, R.K. Mishra, M. Oraby, A.H. Ibrahim, H. Kim, K.V. Gobi, Electrochemical diagnostics of infectious viral diseases: Trends and challenges, Biosensors and Bioelectronics 180 (2021) 113112.</w:t>
      </w:r>
    </w:p>
    <w:p w:rsidR="00FB3B20" w:rsidRPr="00FB3B20" w:rsidRDefault="00FB3B20" w:rsidP="00FB3B20">
      <w:pPr>
        <w:pStyle w:val="EndNoteBibliography"/>
      </w:pPr>
      <w:r w:rsidRPr="00FB3B20">
        <w:t>[4] J. Baranwal, B. Barse, G. Gatto, G. Broncova, A. Kumar, Electrochemical Sensors and Their Applications: A Review, Chemosensors 10(9) (2022) 363.</w:t>
      </w:r>
    </w:p>
    <w:p w:rsidR="00FB3B20" w:rsidRPr="00FB3B20" w:rsidRDefault="00FB3B20" w:rsidP="00FB3B20">
      <w:pPr>
        <w:pStyle w:val="EndNoteBibliography"/>
      </w:pPr>
      <w:r w:rsidRPr="00FB3B20">
        <w:t>[5] B.V. Chikkaveeraiah, A.A. Bhirde, N.Y. Morgan, H.S. Eden, X. Chen, Electrochemical Immunosensors for Detection of Cancer Protein Biomarkers, ACS Nano 6 (2012) 6546–6561.</w:t>
      </w:r>
    </w:p>
    <w:p w:rsidR="00FB3B20" w:rsidRPr="00FB3B20" w:rsidRDefault="00FB3B20" w:rsidP="00FB3B20">
      <w:pPr>
        <w:pStyle w:val="EndNoteBibliography"/>
      </w:pPr>
      <w:r w:rsidRPr="00FB3B20">
        <w:t>[6] V. Vanova, K. Mitrevska, V. Milosavljevic, D. Hynek, L. Richtera, V. Adam, Peptide-based electrochemical biosensors utilized for protein detection, Biosensors and Bioelectronics 180 (2021) 113087.</w:t>
      </w:r>
    </w:p>
    <w:p w:rsidR="00FB3B20" w:rsidRPr="00FB3B20" w:rsidRDefault="00FB3B20" w:rsidP="00FB3B20">
      <w:pPr>
        <w:pStyle w:val="EndNoteBibliography"/>
      </w:pPr>
      <w:r w:rsidRPr="00FB3B20">
        <w:t>[7] T. Dong, N.M. Matos Pires, Z. Yang, Z. Jiang, Advances in Electrochemical Biosensors Based on Nanomaterials for Protein Biomarker Detection in Saliva, Advanced Science 10(6) (2022).</w:t>
      </w:r>
    </w:p>
    <w:p w:rsidR="00FB3B20" w:rsidRPr="00FB3B20" w:rsidRDefault="00FB3B20" w:rsidP="00FB3B20">
      <w:pPr>
        <w:pStyle w:val="EndNoteBibliography"/>
      </w:pPr>
      <w:r w:rsidRPr="00FB3B20">
        <w:t>[8] Y. Zhao, J. Chen, Z. Hu, Y. Chen, Y. Tao, L. Wang, L. Li, P. Wang, H.-Y. Li, J. Zhang, J. Tang, H. Liu, All-solid-state SARS-CoV-2 protein biosensor employing colloidal quantum dots-modified electrode, Biosensors and Bioelectronics 202 (2022) 113974.</w:t>
      </w:r>
    </w:p>
    <w:p w:rsidR="00FB3B20" w:rsidRPr="00FB3B20" w:rsidRDefault="00FB3B20" w:rsidP="00FB3B20">
      <w:pPr>
        <w:pStyle w:val="EndNoteBibliography"/>
      </w:pPr>
      <w:r w:rsidRPr="00FB3B20">
        <w:t>[9] E. Cesewski, B.N. Johnson, Electrochemical biosensors for pathogen detection, Biosensors and Bioelectronics 159 (2020) 112214.</w:t>
      </w:r>
    </w:p>
    <w:p w:rsidR="00FB3B20" w:rsidRPr="00FB3B20" w:rsidRDefault="00FB3B20" w:rsidP="00FB3B20">
      <w:pPr>
        <w:pStyle w:val="EndNoteBibliography"/>
      </w:pPr>
      <w:r w:rsidRPr="00FB3B20">
        <w:t>[10] N.K. Bakirhan, B.D. Topal, G. Ozcelikay, L. Karadurmus, S.A. Ozkan, Current Advances in Electrochemical Biosensors and Nanobiosensors, Critical Reviews in Analytical Chemistry 52(3) (2020) 519-534.</w:t>
      </w:r>
    </w:p>
    <w:p w:rsidR="00FB3B20" w:rsidRPr="00FB3B20" w:rsidRDefault="00FB3B20" w:rsidP="00FB3B20">
      <w:pPr>
        <w:pStyle w:val="EndNoteBibliography"/>
      </w:pPr>
      <w:r w:rsidRPr="00FB3B20">
        <w:t>[11] L.C. Brazaca, P.L. dos Santos, P.R. de Oliveira, D.P. Rocha, J.S. Stefano, C. Kalinke, R.A. Abarza Muñoz, J.A. Bonacin, B.C. Janegitz, E. Carrilho, Biosensing strategies for the electrochemical detection of viruses and viral diseases – A review, Analytica Chimica Acta 1159 (2021) 338384.</w:t>
      </w:r>
    </w:p>
    <w:p w:rsidR="00FB3B20" w:rsidRPr="00FB3B20" w:rsidRDefault="00FB3B20" w:rsidP="00FB3B20">
      <w:pPr>
        <w:pStyle w:val="EndNoteBibliography"/>
      </w:pPr>
      <w:r w:rsidRPr="00FB3B20">
        <w:t xml:space="preserve">[12] L. Wang, Q. Xiong, F. Xiao, H. Duan, 2D nanomaterials based electrochemical biosensors for </w:t>
      </w:r>
      <w:r w:rsidRPr="00FB3B20">
        <w:lastRenderedPageBreak/>
        <w:t>cancer diagnosis, Biosensors and Bioelectronics 89 (2017) 136-151.</w:t>
      </w:r>
    </w:p>
    <w:p w:rsidR="00FB3B20" w:rsidRPr="00FB3B20" w:rsidRDefault="00FB3B20" w:rsidP="00FB3B20">
      <w:pPr>
        <w:pStyle w:val="EndNoteBibliography"/>
      </w:pPr>
      <w:r w:rsidRPr="00FB3B20">
        <w:t>[13] Y. Huang, J. Xu, J. Liu, X. Wang, B. Chen, Disease-Related Detection with Electrochemical Biosensors: A Review, Sensors 17(10) (2017) 2375.</w:t>
      </w:r>
    </w:p>
    <w:p w:rsidR="00FB3B20" w:rsidRPr="00FB3B20" w:rsidRDefault="00FB3B20" w:rsidP="00FB3B20">
      <w:pPr>
        <w:pStyle w:val="EndNoteBibliography"/>
      </w:pPr>
      <w:r w:rsidRPr="00FB3B20">
        <w:t>[14] G. Seo, G. Lee, M.J. Kim, S.-H. Baek, M. Choi, K.B. Ku, C.-S. Lee, S. Jun, D. Park, H.G. Kim, S.-J. Kim, J.-O. Lee, B.T. Kim, E.C. Park, S.I. Kim, Rapid Detection of COVID-19 Causative Virus (SARS-CoV-2) in Human Nasopharyngeal Swab Specimens Using Field-Effect Transistor-Based Biosensor, ACS Nano 14(4) (2020) 5135-5142.</w:t>
      </w:r>
    </w:p>
    <w:p w:rsidR="00FB3B20" w:rsidRPr="00FB3B20" w:rsidRDefault="00FB3B20" w:rsidP="00FB3B20">
      <w:pPr>
        <w:pStyle w:val="EndNoteBibliography"/>
      </w:pPr>
      <w:r w:rsidRPr="00FB3B20">
        <w:t>[15] S. Yu, X. Cao, M. Yu, Electrochemical immunoassay based on gold nanoparticles and reduced graphene oxide functionalized carbon ionic liquid electrode, Microchem J 103 (2012) 125-130.</w:t>
      </w:r>
    </w:p>
    <w:p w:rsidR="00FB3B20" w:rsidRPr="00FB3B20" w:rsidRDefault="00FB3B20" w:rsidP="00FB3B20">
      <w:pPr>
        <w:pStyle w:val="EndNoteBibliography"/>
      </w:pPr>
      <w:r w:rsidRPr="00FB3B20">
        <w:t>[16] S. Zhang, C. Zhang, Y. Jia, X. Zhang, Y. Dong, X. Li, Q. Liu, Y. Li, Z. Zhao, Sandwich-type electrochemical immunosensor based on Au@Pt DNRs/NH2-MoSe2 NSs nanocomposite as signal amplifiers for the sensitive detection of alpha-fetoprotein, Bioelectrochemistry 128 (2019) 140-147.</w:t>
      </w:r>
    </w:p>
    <w:p w:rsidR="00FB3B20" w:rsidRPr="00FB3B20" w:rsidRDefault="00FB3B20" w:rsidP="00FB3B20">
      <w:pPr>
        <w:pStyle w:val="EndNoteBibliography"/>
      </w:pPr>
      <w:r w:rsidRPr="00FB3B20">
        <w:t>[17] K.B. Paul, V. Singh, S.R.K. Vanjari, S.G. Singh, One step biofunctionalized electrospun multiwalled carbon nanotubes embedded zinc oxide nanowire interface for highly sensitive detection of carcinoma antigen-125, Biosensors and Bioelectronics 88 (2017) 144-152.</w:t>
      </w:r>
    </w:p>
    <w:p w:rsidR="00FB3B20" w:rsidRPr="00FB3B20" w:rsidRDefault="00FB3B20" w:rsidP="00FB3B20">
      <w:pPr>
        <w:pStyle w:val="EndNoteBibliography"/>
      </w:pPr>
      <w:r w:rsidRPr="00FB3B20">
        <w:t>[18] B. Wang, Q. Yan, B. Duolihong, X. Ma, X. Xia, Dual-signal electrochemical immunosensor based on the water electrolysis signals of (NiFeCo)2P@Au/CeO2 nanocomposites: Application for prostate-specific antigen detection, Appl Surf Sci 638 (2023) 158101.</w:t>
      </w:r>
    </w:p>
    <w:p w:rsidR="00FB3B20" w:rsidRPr="00FB3B20" w:rsidRDefault="00FB3B20" w:rsidP="00FB3B20">
      <w:pPr>
        <w:pStyle w:val="EndNoteBibliography"/>
      </w:pPr>
      <w:r w:rsidRPr="00FB3B20">
        <w:t>[19] D. Wu, Z. Guo, Y. Liu, A. Guo, W. Lou, D. Fan, Q. Wei, Sandwich-type electrochemical immunosensor using dumbbell-like nanoparticles for the determination of gastric cancer biomarker CA72-4, Talanta 134 (2015) 305-309.</w:t>
      </w:r>
    </w:p>
    <w:p w:rsidR="00FB3B20" w:rsidRPr="00FB3B20" w:rsidRDefault="00FB3B20" w:rsidP="00FB3B20">
      <w:pPr>
        <w:pStyle w:val="EndNoteBibliography"/>
      </w:pPr>
      <w:r w:rsidRPr="00FB3B20">
        <w:t>[20] M. Freitas, H.P.A. Nouws, E. Keating, V.C. Fernandes, C. Delerue-Matos, Immunomagnetic bead-based bioassay for the voltammetric analysis of the breast cancer biomarker HER2-ECD and tumour cells using quantum dots as detection labels, Microchimica Acta 187(3) (2020) 184.</w:t>
      </w:r>
    </w:p>
    <w:p w:rsidR="00FB3B20" w:rsidRPr="00FB3B20" w:rsidRDefault="00FB3B20" w:rsidP="00FB3B20">
      <w:pPr>
        <w:pStyle w:val="EndNoteBibliography"/>
      </w:pPr>
      <w:r w:rsidRPr="00FB3B20">
        <w:t>[21] J. Cheng, K. Hu, Q. Liu, Y. Liu, H. Yang, J. Kong, Electrochemical ultrasensitive detection of CYFRA21-1 using Ti3C2Tx-MXene as enhancer and covalent organic frameworks as labels, Analytical and Bioanalytical Chemistry 413(9) (2021) 2543-2551.</w:t>
      </w:r>
    </w:p>
    <w:p w:rsidR="00FB3B20" w:rsidRPr="00FB3B20" w:rsidRDefault="00FB3B20" w:rsidP="00FB3B20">
      <w:pPr>
        <w:pStyle w:val="EndNoteBibliography"/>
      </w:pPr>
      <w:r w:rsidRPr="00FB3B20">
        <w:t>[22] W. Lu, J. Ge, L. Tao, X. Cao, J. Dong, W. Qian, Large-scale synthesis of ultrathin Au-Pt nanowires assembled on thionine/graphene with high conductivity and sensitivity for electrochemical immunosensor, Electrochimica Acta 130 (2014) 335-343.</w:t>
      </w:r>
    </w:p>
    <w:p w:rsidR="00FB3B20" w:rsidRPr="00FB3B20" w:rsidRDefault="00FB3B20" w:rsidP="00FB3B20">
      <w:pPr>
        <w:pStyle w:val="EndNoteBibliography"/>
      </w:pPr>
      <w:r w:rsidRPr="00FB3B20">
        <w:t>[23] Q. Wang, H. Xin, Z. Wang, Label-Free Immunosensor Based on Polyaniline-Loaded MXene and Gold-Decorated β-Cyclodextrin for Efficient Detection of Carcinoembryonic Antigen, Biosensors 12(8) (2022) 657.</w:t>
      </w:r>
    </w:p>
    <w:p w:rsidR="00FB3B20" w:rsidRPr="00FB3B20" w:rsidRDefault="00FB3B20" w:rsidP="00FB3B20">
      <w:pPr>
        <w:pStyle w:val="EndNoteBibliography"/>
      </w:pPr>
      <w:r w:rsidRPr="00FB3B20">
        <w:t>[24] L. Qu, M. Wu, L. Zhao, J. Li, H. Pan, A sandwich electrochemical immunosensor based on MXene@dual MOFs for detection of tumor marker CA125, Microchimica Acta 190(4) (2023) 147.</w:t>
      </w:r>
    </w:p>
    <w:p w:rsidR="00FB3B20" w:rsidRPr="00FB3B20" w:rsidRDefault="00FB3B20" w:rsidP="00FB3B20">
      <w:pPr>
        <w:pStyle w:val="EndNoteBibliography"/>
      </w:pPr>
      <w:r w:rsidRPr="00FB3B20">
        <w:t>[25] G.K. Parshetti, F.-h. Lin, R.-a. Doong, Sensitive amperometric immunosensor for α-fetoprotein detection based on multifunctional dumbbell-like Au-Fe3O4 heterostructures, Sensors and Actuators B: Chemical 186 (2013) 34-43.</w:t>
      </w:r>
    </w:p>
    <w:p w:rsidR="00FB3B20" w:rsidRPr="00FB3B20" w:rsidRDefault="00FB3B20" w:rsidP="00FB3B20">
      <w:pPr>
        <w:pStyle w:val="EndNoteBibliography"/>
      </w:pPr>
      <w:r w:rsidRPr="00FB3B20">
        <w:t>[26] L. Jiang, J. Han, F. Li, J. Gao, Y. Li, Y. Dong, Q. Wei, A sandwich-type electrochemical immunosensor based on multiple signal amplification for α-fetoprotein labeled by platinum hybrid multiwalled carbon nanotubes adhered copper oxide, Electrochimica Acta 160 (2015) 7-14.</w:t>
      </w:r>
    </w:p>
    <w:p w:rsidR="00FB3B20" w:rsidRPr="00FB3B20" w:rsidRDefault="00FB3B20" w:rsidP="00FB3B20">
      <w:pPr>
        <w:pStyle w:val="EndNoteBibliography"/>
      </w:pPr>
      <w:r w:rsidRPr="00FB3B20">
        <w:t xml:space="preserve">[27] N. Hui, X. Sun, Z. Song, S. Niu, X. Luo, Gold nanoparticles and polyethylene glycols functionalized conducting polyaniline nanowires for ultrasensitive and low fouling immunosensing </w:t>
      </w:r>
      <w:r w:rsidRPr="00FB3B20">
        <w:lastRenderedPageBreak/>
        <w:t>of alpha-fetoprotein, Biosensors and Bioelectronics 86 (2016) 143-149.</w:t>
      </w:r>
    </w:p>
    <w:p w:rsidR="00FB3B20" w:rsidRPr="00FB3B20" w:rsidRDefault="00FB3B20" w:rsidP="00FB3B20">
      <w:pPr>
        <w:pStyle w:val="EndNoteBibliography"/>
      </w:pPr>
      <w:r w:rsidRPr="00FB3B20">
        <w:t>[28] M.A. Bangar, D.J. Shirale, W. Chen, N.V. Myung, A. Mulchandani, Single Conducting Polymer Nanowire Chemiresistive Label-Free Immunosensor for Cancer Biomarker, Anal Chem 81(6) (2009) 2168-2175.</w:t>
      </w:r>
    </w:p>
    <w:p w:rsidR="00FB3B20" w:rsidRPr="00FB3B20" w:rsidRDefault="00FB3B20" w:rsidP="00FB3B20">
      <w:pPr>
        <w:pStyle w:val="EndNoteBibliography"/>
      </w:pPr>
      <w:r w:rsidRPr="00FB3B20">
        <w:t>[29] Y. An, S. Dong, H. Chen, L. Guan, T. Huang, Ce-MOF/COF/carbon nanotube hybrid composite: Construction of efficient electrochemical immune platform for amplifying detection performance of CA125, Bioelectrochemistry 147 (2022) 108201.</w:t>
      </w:r>
    </w:p>
    <w:p w:rsidR="00FB3B20" w:rsidRPr="00FB3B20" w:rsidRDefault="00FB3B20" w:rsidP="00FB3B20">
      <w:pPr>
        <w:pStyle w:val="EndNoteBibliography"/>
      </w:pPr>
      <w:r w:rsidRPr="00FB3B20">
        <w:t>[30] W. He, L. Liu, Z. Cao, Y. Lin, Y. Tian, Q. Zhang, C. Zhou, X. Ye, T. Cui, Shrink polymer based electrochemical sensor for point-of-care detection of prostate-specific antigen, Biosensors and Bioelectronics 228 (2023) 115193.</w:t>
      </w:r>
    </w:p>
    <w:p w:rsidR="00FB3B20" w:rsidRPr="00FB3B20" w:rsidRDefault="00FB3B20" w:rsidP="00FB3B20">
      <w:pPr>
        <w:pStyle w:val="EndNoteBibliography"/>
      </w:pPr>
      <w:r w:rsidRPr="00FB3B20">
        <w:t>[31] H. Wang, Y. Zhang, H. Yu, D. Wu, H. Ma, H. Li, B. Du, Q. Wei, Label-free electrochemical immunosensor for prostate-specific antigen based on silver hybridized mesoporous silica nanoparticles, Analytical Biochemistry 434(1) (2013) 123-127.</w:t>
      </w:r>
    </w:p>
    <w:p w:rsidR="00FB3B20" w:rsidRPr="00FB3B20" w:rsidRDefault="00FB3B20" w:rsidP="00FB3B20">
      <w:pPr>
        <w:pStyle w:val="EndNoteBibliography"/>
      </w:pPr>
      <w:r w:rsidRPr="00FB3B20">
        <w:t>[32] B. Wang, Q. Yan, B. Duolihong, X. Ma, X. Xia, Dual-signal electrochemical immunosensor based on the oxidation and oxygen evolution signals of CoTe2@CeO2 nanocomposites: Application for prostate-specific antigen detection, Sensors and Actuators B: Chemical 392 (2023) 134083.</w:t>
      </w:r>
    </w:p>
    <w:p w:rsidR="00FB3B20" w:rsidRPr="00FB3B20" w:rsidRDefault="00FB3B20" w:rsidP="00FB3B20">
      <w:pPr>
        <w:pStyle w:val="EndNoteBibliography"/>
      </w:pPr>
      <w:r w:rsidRPr="00FB3B20">
        <w:t>[33] E. Sheikhzadeh, V. Beni, M. Zourob, Nanomaterial application in bio/sensors for the detection of infectious diseases, Talanta 230 (2021) 122026.</w:t>
      </w:r>
    </w:p>
    <w:p w:rsidR="00FB3B20" w:rsidRPr="00FB3B20" w:rsidRDefault="00FB3B20" w:rsidP="00FB3B20">
      <w:pPr>
        <w:pStyle w:val="EndNoteBibliography"/>
      </w:pPr>
      <w:r w:rsidRPr="00FB3B20">
        <w:t>[34] A. Yakoh, U. Pimpitak, S. Rengpipat, N. Hirankarn, O. Chailapakul, S. Chaiyo, Paper-based electrochemical biosensor for diagnosing COVID-19: Detection of SARS-CoV-2 antibodies and antigen, Biosensors and Bioelectronics 176 (2021) 112912.</w:t>
      </w:r>
    </w:p>
    <w:p w:rsidR="00FB3B20" w:rsidRPr="00FB3B20" w:rsidRDefault="00FB3B20" w:rsidP="00FB3B20">
      <w:pPr>
        <w:pStyle w:val="EndNoteBibliography"/>
      </w:pPr>
      <w:r w:rsidRPr="00FB3B20">
        <w:t>[35] Q. Palomar, C. Gondran, R. Marks, S. Cosnier, M. Holzinger, Impedimetric quantification of anti-dengue antibodies using functional carbon nanotube deposits validated with blood plasma assays, Electrochimica Acta 274 (2018) 84-90.</w:t>
      </w:r>
    </w:p>
    <w:p w:rsidR="00FB3B20" w:rsidRPr="00FB3B20" w:rsidRDefault="00FB3B20" w:rsidP="00FB3B20">
      <w:pPr>
        <w:pStyle w:val="EndNoteBibliography"/>
      </w:pPr>
      <w:r w:rsidRPr="00FB3B20">
        <w:t>[36] X. Jin, H. Zhang, Y.-T. Li, M.-M. Xiao, Z.-L. Zhang, D.-W. Pang, G. Wong, Z.-Y. Zhang, G.-J. Zhang, A field effect transistor modified with reduced graphene oxide for immunodetection of Ebola virus, Microchimica Acta 186(4) (2019) 223.</w:t>
      </w:r>
    </w:p>
    <w:p w:rsidR="00FB3B20" w:rsidRPr="00FB3B20" w:rsidRDefault="00FB3B20" w:rsidP="00FB3B20">
      <w:pPr>
        <w:pStyle w:val="EndNoteBibliography"/>
      </w:pPr>
      <w:r w:rsidRPr="00FB3B20">
        <w:t>[37] A. Sangili, T. Kalyani, S.-M. Chen, K. Rajendran, S.K. Jana, Label-free electrochemical immunosensor based on l-cysteine-functionalized AuNP on reduced graphene oxide for the detection of dengue virus E-protein in dengue blood serum, Composites Part B: Engineering 238 (2022) 109876.</w:t>
      </w:r>
    </w:p>
    <w:p w:rsidR="00FB3B20" w:rsidRPr="00FB3B20" w:rsidRDefault="00FB3B20" w:rsidP="00FB3B20">
      <w:pPr>
        <w:pStyle w:val="EndNoteBibliography"/>
      </w:pPr>
      <w:r w:rsidRPr="00FB3B20">
        <w:t>[38] R.P. Ojha, P. Singh, U.P. Azad, R. Prakash, Impedimetric immunosensor for the NS1 dengue biomarker based on the gold nanorod decorated graphitic carbon nitride modified electrode, Electrochimica Acta 411 (2022) 140069.</w:t>
      </w:r>
    </w:p>
    <w:p w:rsidR="00FB3B20" w:rsidRPr="00FB3B20" w:rsidRDefault="00FB3B20" w:rsidP="00FB3B20">
      <w:pPr>
        <w:pStyle w:val="EndNoteBibliography"/>
      </w:pPr>
      <w:r w:rsidRPr="00FB3B20">
        <w:t>[39] L.K.B. Santos, P.D. Mendonça, L.K.S. Assis, C.R. Prudêncio, M.I.F. Guedes, E.T.A. Marques, R.F. Dutra, A Redox-Probe-Free Immunosensor Based on Electrocatalytic Prussian Blue Nanostructured Film One-Step-Prepared for Zika Virus Diagnosis, Biosensors 12(8) (2022) 623.</w:t>
      </w:r>
    </w:p>
    <w:p w:rsidR="00FB3B20" w:rsidRPr="00FB3B20" w:rsidRDefault="00FB3B20" w:rsidP="00FB3B20">
      <w:pPr>
        <w:pStyle w:val="EndNoteBibliography"/>
      </w:pPr>
      <w:r w:rsidRPr="00FB3B20">
        <w:t>[40] K.R. Castro, G.O. Setti, T.R. de Oliveira, M.J. Rodrigues-Jesus, V.F. Botosso, A.P. Perini de Araujo, E.L. Durigon, L.C.S. Ferreira, R.C. Faria, Electrochemical magneto-immunoassay for detection of zika virus antibody in human serum, Talanta 256 (2023) 124277.</w:t>
      </w:r>
    </w:p>
    <w:p w:rsidR="00FB3B20" w:rsidRPr="00FB3B20" w:rsidRDefault="00FB3B20" w:rsidP="00FB3B20">
      <w:pPr>
        <w:pStyle w:val="EndNoteBibliography"/>
      </w:pPr>
      <w:r w:rsidRPr="00FB3B20">
        <w:t>[41] T. Abdul‐Rahman, L. Lawal, E. Meale, O.A. Ajetunmobi, S. Toluwalashe, U.H. Alao, S. Ghosh, N. Garg, A.T. Aborode, A.A. Wireko, A. Mehta, K. Sikora, Inequitable access to Ebola vaccines and the resurgence of Ebola in Africa: A state of arts review, Journal of Medical Virology 95(8) (2023).</w:t>
      </w:r>
    </w:p>
    <w:p w:rsidR="00FB3B20" w:rsidRPr="00FB3B20" w:rsidRDefault="00FB3B20" w:rsidP="00FB3B20">
      <w:pPr>
        <w:pStyle w:val="EndNoteBibliography"/>
      </w:pPr>
      <w:r w:rsidRPr="00FB3B20">
        <w:lastRenderedPageBreak/>
        <w:t>[42] H.A. Blair, Remdesivir: A Review in COVID-19, Drugs 83(13) (2023) 1215-1237.</w:t>
      </w:r>
    </w:p>
    <w:p w:rsidR="00FB3B20" w:rsidRPr="00FB3B20" w:rsidRDefault="00FB3B20" w:rsidP="00FB3B20">
      <w:pPr>
        <w:pStyle w:val="EndNoteBibliography"/>
      </w:pPr>
      <w:r w:rsidRPr="00FB3B20">
        <w:t>[43] M.M. Rahman, Progress in Electrochemical Biosensing of SARS-CoV-2 Virus for COVID-19 Management, Chemosensors 10(7) (2022) 287.</w:t>
      </w:r>
    </w:p>
    <w:p w:rsidR="00FB3B20" w:rsidRPr="00FB3B20" w:rsidRDefault="00FB3B20" w:rsidP="00FB3B20">
      <w:pPr>
        <w:pStyle w:val="EndNoteBibliography"/>
      </w:pPr>
      <w:r w:rsidRPr="00FB3B20">
        <w:t>[44] H. Kang, X. Wang, M. Guo, C. Dai, R. Chen, L. Yang, Y. Wu, T. Ying, Z. Zhu, D. Wei, Y. Liu, D. Wei, Ultrasensitive Detection of SARS-CoV-2 Antibody by Graphene Field-Effect Transistors, Nano Letters 21(19) (2021) 7897-7904.</w:t>
      </w:r>
    </w:p>
    <w:p w:rsidR="00FB3B20" w:rsidRPr="00FB3B20" w:rsidRDefault="00FB3B20" w:rsidP="00FB3B20">
      <w:pPr>
        <w:pStyle w:val="EndNoteBibliography"/>
      </w:pPr>
      <w:r w:rsidRPr="00FB3B20">
        <w:t>[45] S. Eissa, M. Zourob, Development of a Low-Cost Cotton-Tipped Electrochemical Immunosensor for the Detection of SARS-CoV-2, Anal Chem 93(3) (2020) 1826-1833.</w:t>
      </w:r>
    </w:p>
    <w:p w:rsidR="00FB3B20" w:rsidRPr="00FB3B20" w:rsidRDefault="00FB3B20" w:rsidP="00FB3B20">
      <w:pPr>
        <w:pStyle w:val="EndNoteBibliography"/>
      </w:pPr>
      <w:r w:rsidRPr="00FB3B20">
        <w:t>[46] A. Raziq, A. Kidakova, R. Boroznjak, J. Reut, A. Öpik, V. Syritski, Development of a portable MIP-based electrochemical sensor for detection of SARS-CoV-2 antigen, Biosensors and Bioelectronics 178 (2021) 113029.</w:t>
      </w:r>
    </w:p>
    <w:p w:rsidR="00FB3B20" w:rsidRPr="00FB3B20" w:rsidRDefault="00FB3B20" w:rsidP="00FB3B20">
      <w:pPr>
        <w:pStyle w:val="EndNoteBibliography"/>
      </w:pPr>
      <w:r w:rsidRPr="00FB3B20">
        <w:t>[47] S. Palanisamy, L.-Y. Lee, C.-F. Kao, W.-L. Chen, H.-C. Wang, S.-T. Shen, J.-W. Jian, S.-S.F. Yuan, Y.-A. Kung, Y.-M. Wang, One-step-one-pot hydrothermally derived metal-organic-framework-nanohybrids for integrated point-of-care diagnostics of SARS-CoV-2 viral antigen/pseudovirus utilizing electrochemical biosensor chip, Sensors and Actuators B: Chemical 390 (2023) 133960.</w:t>
      </w:r>
    </w:p>
    <w:p w:rsidR="00FB3B20" w:rsidRPr="00FB3B20" w:rsidRDefault="00FB3B20" w:rsidP="00FB3B20">
      <w:pPr>
        <w:pStyle w:val="EndNoteBibliography"/>
      </w:pPr>
      <w:r w:rsidRPr="00FB3B20">
        <w:t>[48] W. Shao, M.R. Shurin, S.E. Wheeler, X. He, A. Star, Rapid Detection of SARS-CoV-2 Antigens Using High-Purity Semiconducting Single-Walled Carbon Nanotube-Based Field-Effect Transistors, ACS Applied Materials &amp; Interfaces 13(8) (2021) 10321-10327.</w:t>
      </w:r>
    </w:p>
    <w:p w:rsidR="00FB3B20" w:rsidRPr="00FB3B20" w:rsidRDefault="00FB3B20" w:rsidP="00FB3B20">
      <w:pPr>
        <w:pStyle w:val="EndNoteBibliography"/>
      </w:pPr>
      <w:r w:rsidRPr="00FB3B20">
        <w:t>[49] M.A. Ali, C. Hu, S. Jahan, B. Yuan, M.S. Saleh, E. Ju, S.J. Gao, R. Panat, Sensing of COVID‐19 Antibodies in Seconds via Aerosol Jet Nanoprinted Reduced‐Graphene‐Oxide‐Coated 3D Electrodes, Advanced Materials 33(7) (2020) 2006647.</w:t>
      </w:r>
    </w:p>
    <w:p w:rsidR="00FB3B20" w:rsidRPr="00FB3B20" w:rsidRDefault="00FB3B20" w:rsidP="00FB3B20">
      <w:pPr>
        <w:pStyle w:val="EndNoteBibliography"/>
      </w:pPr>
      <w:r w:rsidRPr="00FB3B20">
        <w:t>[50] L.F. de Lima, A.L. Ferreira, M.D.T. Torres, W.R. de Araujo, C. de la Fuente-Nunez, Minute-scale detection of SARS-CoV-2 using a low-cost biosensor composed of pencil graphite electrodes, Proceedings of the National Academy of Sciences 118(30) (2021) 30 e2106724118.</w:t>
      </w:r>
    </w:p>
    <w:p w:rsidR="00FB3B20" w:rsidRPr="00FB3B20" w:rsidRDefault="00FB3B20" w:rsidP="00FB3B20">
      <w:pPr>
        <w:pStyle w:val="EndNoteBibliography"/>
      </w:pPr>
      <w:r w:rsidRPr="00FB3B20">
        <w:t>[51] J. Wei, Z. Zhao, F. Luo, K. Lan, R. Chen, G. Qin, Sensitive and quantitative detection of SARS-CoV-2 antibodies from vaccinated serum by MoS2-field effect transistor, 2D Materials 9(1) (2021) 015030.</w:t>
      </w:r>
    </w:p>
    <w:p w:rsidR="00FB3B20" w:rsidRPr="00FB3B20" w:rsidRDefault="00FB3B20" w:rsidP="00FB3B20">
      <w:pPr>
        <w:pStyle w:val="EndNoteBibliography"/>
      </w:pPr>
      <w:r w:rsidRPr="00FB3B20">
        <w:t>[52] J. Fan, S. Parr, S. Kang, M. Gupta, Point-of-care (POC) SARS-CoV-2 antigen detection using functionalized aerosol jet-printed organic electrochemical transistors (OECTs), Nanoscale 15(11) (2023) 5476-5485.</w:t>
      </w:r>
    </w:p>
    <w:p w:rsidR="00FB3B20" w:rsidRPr="00FB3B20" w:rsidRDefault="00FB3B20" w:rsidP="00FB3B20">
      <w:pPr>
        <w:pStyle w:val="EndNoteBibliography"/>
      </w:pPr>
      <w:r w:rsidRPr="00FB3B20">
        <w:t>[53] V. Mazzaracchio, M. Rios Maciel, T. Porto Santos, K. Toda‐Peters, A.Q. Shen, Duplex Electrochemical Microfluidic Sensor for COVID‐19 Antibody Detection: Natural versus Vaccine‐Induced Humoral Response, Small  (2023) 2207731.</w:t>
      </w:r>
    </w:p>
    <w:p w:rsidR="00FB3B20" w:rsidRPr="00FB3B20" w:rsidRDefault="00FB3B20" w:rsidP="00FB3B20">
      <w:pPr>
        <w:pStyle w:val="EndNoteBibliography"/>
      </w:pPr>
      <w:r w:rsidRPr="00FB3B20">
        <w:t>[54] P. Rajendran, Y.F. Chen, Y.F. Chen, L.C. Chung, S. Tamilselvi, C.Y. Shen, C.H. Day, R.J. Chen, V.P. Viswanadha, W.W. Kuo, C.Y. Huang, The multifaceted link between inflammation and human diseases, Journal of Cellular Physiology 233(9) (2018) 6458-6471.</w:t>
      </w:r>
    </w:p>
    <w:p w:rsidR="00FB3B20" w:rsidRPr="00FB3B20" w:rsidRDefault="00FB3B20" w:rsidP="00FB3B20">
      <w:pPr>
        <w:pStyle w:val="EndNoteBibliography"/>
      </w:pPr>
      <w:r w:rsidRPr="00FB3B20">
        <w:t>[55] K.P.H. Pritzker, Blood-based biomarkers of chronic inflammation, Expert Review of Molecular Diagnostics 23(6) (2023) 495-504.</w:t>
      </w:r>
    </w:p>
    <w:p w:rsidR="00FB3B20" w:rsidRPr="00FB3B20" w:rsidRDefault="00FB3B20" w:rsidP="00FB3B20">
      <w:pPr>
        <w:pStyle w:val="EndNoteBibliography"/>
      </w:pPr>
      <w:r w:rsidRPr="00FB3B20">
        <w:t>[56] Y. Wu, P. Zhu, Y. Jiang, X. Zhang, Z. Wang, B. Xie, T. Song, F. Zhang, A. Luo, S. Li, X. Xiong, J. Han, Topological insulator Bi2Se3 based electrochemical aptasensors for the application of sensitive detection of interferon-γ, Journal of Materials Chemistry B 11(3) (2023) 631-639.</w:t>
      </w:r>
    </w:p>
    <w:p w:rsidR="00FB3B20" w:rsidRPr="00FB3B20" w:rsidRDefault="00FB3B20" w:rsidP="00FB3B20">
      <w:pPr>
        <w:pStyle w:val="EndNoteBibliography"/>
      </w:pPr>
      <w:r w:rsidRPr="00FB3B20">
        <w:t xml:space="preserve">[57] A. Cruz, R. Queirós, C.M. Abreu, C. Barata, R. Fernandes, R. Silva, A.F. Ambrósio, R. Soares-dos-Reis, J. Guimarães, M.J. Sá, J.B. Relvas, P.P. Freitas, I. Mendes Pinto, Electrochemical Immunosensor for TNFα-Mediated Inflammatory Disease Screening, ACS Chemical Neuroscience </w:t>
      </w:r>
      <w:r w:rsidRPr="00FB3B20">
        <w:lastRenderedPageBreak/>
        <w:t>10(6) (2019) 2676-2682.</w:t>
      </w:r>
    </w:p>
    <w:p w:rsidR="00FB3B20" w:rsidRPr="00FB3B20" w:rsidRDefault="00FB3B20" w:rsidP="00FB3B20">
      <w:pPr>
        <w:pStyle w:val="EndNoteBibliography"/>
      </w:pPr>
      <w:r w:rsidRPr="00FB3B20">
        <w:t>[58] C.-Y. Lin, U.T. Nhat Nguyen, H.-Y. Hsieh, H. Tahara, Y.-S. Chang, B.-Y. Wang, B.-C. Gu, Y.-H. Dai, C.-C. Wu, I.J. Tsai, Y.-J. Fan, Peptide-based electrochemical sensor with nanogold enhancement for detecting rheumatoid arthritis, Talanta 236 (2022) 122886.</w:t>
      </w:r>
    </w:p>
    <w:p w:rsidR="00FB3B20" w:rsidRPr="00FB3B20" w:rsidRDefault="00FB3B20" w:rsidP="00FB3B20">
      <w:pPr>
        <w:pStyle w:val="EndNoteBibliography"/>
      </w:pPr>
      <w:r w:rsidRPr="00FB3B20">
        <w:t>[59] P.V. A. Linder, H. Deuschl, Eosinophil cationic protein and myeloperoxidase in nasal secretion as markers of inflammation in allergic rhinitis, Allergy 42(8) (1987) 583-590.</w:t>
      </w:r>
    </w:p>
    <w:p w:rsidR="00FB3B20" w:rsidRPr="00FB3B20" w:rsidRDefault="00FB3B20" w:rsidP="00FB3B20">
      <w:pPr>
        <w:pStyle w:val="EndNoteBibliography"/>
      </w:pPr>
      <w:r w:rsidRPr="00FB3B20">
        <w:t>[60] M. Sharma, T. Khaitan, S. Raman, R. Jain, A. Kabiraj, Determination of Serum IgE and Eosinophils as a Diagnostic Indicator in Allergic Rhinitis, Indian Journal of Otolaryngology and Head &amp; Neck Surgery 71(S3) (2018) 1957-1961.</w:t>
      </w:r>
    </w:p>
    <w:p w:rsidR="00FB3B20" w:rsidRPr="00FB3B20" w:rsidRDefault="00FB3B20" w:rsidP="00FB3B20">
      <w:pPr>
        <w:pStyle w:val="EndNoteBibliography"/>
      </w:pPr>
      <w:r w:rsidRPr="00FB3B20">
        <w:t>[61] Y. Meng, C. Wang, L. Zhang, Recent developments and highlights in allergic rhinitis, Allergy 74(12) (2019) 2320-2328.</w:t>
      </w:r>
    </w:p>
    <w:p w:rsidR="00FB3B20" w:rsidRPr="00FB3B20" w:rsidRDefault="00FB3B20" w:rsidP="00FB3B20">
      <w:pPr>
        <w:pStyle w:val="EndNoteBibliography"/>
      </w:pPr>
      <w:r w:rsidRPr="00FB3B20">
        <w:t>[62] Y.-B. Tao, J. Huang, Y.-N. Zhao, Y. Chen, Q. Huang, B.-X. Song, J.-J. Chen, H. Liu, Electrochemical sensor for the detection of eosinophil cationic protein as a marker of allergic rhinitis based on colloidal quantum dots, Chinese Journal of Analytical Chemistry 50(1) (2022) 53-59.</w:t>
      </w:r>
    </w:p>
    <w:p w:rsidR="00FB3B20" w:rsidRPr="00FB3B20" w:rsidRDefault="00FB3B20" w:rsidP="00FB3B20">
      <w:pPr>
        <w:pStyle w:val="EndNoteBibliography"/>
      </w:pPr>
      <w:r w:rsidRPr="00FB3B20">
        <w:t>[63] D. Aletaha, J.S. Smolen, Diagnosis and Management of Rheumatoid Arthritis, Jama 320(13) (2018) 1360.</w:t>
      </w:r>
    </w:p>
    <w:p w:rsidR="00FB3B20" w:rsidRPr="00FB3B20" w:rsidRDefault="00FB3B20" w:rsidP="00FB3B20">
      <w:pPr>
        <w:pStyle w:val="EndNoteBibliography"/>
      </w:pPr>
      <w:r w:rsidRPr="00FB3B20">
        <w:t>[64] K. Qiu, K. Li, T. Zeng, Y. Liao, J. Min, N. Zhang, M. Peng, W. Kong, L.-l. Chen, L. Duan, Integrative Analyses of Genes Associated with Hashimoto’s Thyroiditis, Journal of Immunology Research 2021 (2021) 1-9.</w:t>
      </w:r>
    </w:p>
    <w:p w:rsidR="00FB3B20" w:rsidRPr="00FB3B20" w:rsidRDefault="00FB3B20" w:rsidP="00FB3B20">
      <w:pPr>
        <w:pStyle w:val="EndNoteBibliography"/>
      </w:pPr>
      <w:r w:rsidRPr="00FB3B20">
        <w:t>[65] S. Tajik, H. Beitollahi, M. Torkzadeh-Mahani, Electrochemical immunosensor for the detection of anti-thyroid peroxidase antibody by gold nanoparticles and ionic liquid-modified carbon paste electrode, Journal of Nanostructure in Chemistry 12(4) (2022) 581-588.</w:t>
      </w:r>
    </w:p>
    <w:p w:rsidR="00FB3B20" w:rsidRPr="00FB3B20" w:rsidRDefault="00FB3B20" w:rsidP="00FB3B20">
      <w:pPr>
        <w:pStyle w:val="EndNoteBibliography"/>
      </w:pPr>
      <w:r w:rsidRPr="00FB3B20">
        <w:t>[66] M.R. Yerrapragada, B.F. Kunnambra, V.K. Pillai, D. Mampallil, Electrochemical IFN-γ immunosensor based on a nanocomposite of gold nanorods and reduced graphene oxide, Journal of Applied Electrochemistry  (2023).</w:t>
      </w:r>
    </w:p>
    <w:p w:rsidR="00FB3B20" w:rsidRPr="00FB3B20" w:rsidRDefault="00FB3B20" w:rsidP="00FB3B20">
      <w:pPr>
        <w:pStyle w:val="EndNoteBibliography"/>
      </w:pPr>
      <w:r w:rsidRPr="00FB3B20">
        <w:t>[67] Z. Sun, L. Deng, H. Gan, R. Shen, M. Yang, Y. Zhang, Sensitive immunosensor for tumor necrosis factor α based on dual signal amplification of ferrocene modified self-assembled peptide nanowire and glucose oxidase functionalized gold nanorod, Biosensors and Bioelectronics 39(1) (2013) 215-219.</w:t>
      </w:r>
    </w:p>
    <w:p w:rsidR="00FB3B20" w:rsidRPr="00FB3B20" w:rsidRDefault="00FB3B20" w:rsidP="00FB3B20">
      <w:pPr>
        <w:pStyle w:val="EndNoteBibliography"/>
      </w:pPr>
      <w:r w:rsidRPr="00FB3B20">
        <w:t>[68] W.M. Kim, A. Kaser, R.S. Blumberg, A role for oncostatin M in inflammatory bowel disease, Nature Medicine 23(5) (2017) 535-536.</w:t>
      </w:r>
    </w:p>
    <w:p w:rsidR="00FB3B20" w:rsidRPr="00FB3B20" w:rsidRDefault="00FB3B20" w:rsidP="00FB3B20">
      <w:pPr>
        <w:pStyle w:val="EndNoteBibliography"/>
      </w:pPr>
      <w:r w:rsidRPr="00FB3B20">
        <w:t>[69] K.Y.P.S. Avelino, A.G. Silva-Junior, M.G.R. Pitta, A. Errachid, M.D.L. Oliveira, C.A.S. Andrade, Nanoimmunosensor for the electrochemical detection of oncostatin M receptor and monoclonal autoantibodies in systemic sclerosis, Talanta 256 (2023) 124285.</w:t>
      </w:r>
    </w:p>
    <w:p w:rsidR="00FB3B20" w:rsidRPr="00FB3B20" w:rsidRDefault="00FB3B20" w:rsidP="00FB3B20">
      <w:pPr>
        <w:pStyle w:val="EndNoteBibliography"/>
      </w:pPr>
      <w:r w:rsidRPr="00FB3B20">
        <w:t>[70] S. Feng, M. Yan, Y. Xue, J. Huang, X. Yang, Electrochemical Immunosensor for Cardiac Troponin I Detection Based on Covalent Organic Framework and Enzyme-Catalyzed Signal Amplification, Anal Chem 93(40) (2021) 13572-13579.</w:t>
      </w:r>
    </w:p>
    <w:p w:rsidR="00FB3B20" w:rsidRPr="00FB3B20" w:rsidRDefault="00FB3B20" w:rsidP="00FB3B20">
      <w:pPr>
        <w:pStyle w:val="EndNoteBibliography"/>
      </w:pPr>
      <w:r w:rsidRPr="00FB3B20">
        <w:t>[71] T. Yu, Y. Wang, K. Yuan, Q. Guo, J. Ge, Electrochemical immunosensor with PVP/WS2 nanosheets electrode for fibroblast growth factor 21 detection based on metal organic framework nanozyme, Sensors and Actuators B: Chemical 367 (2022) 132056.</w:t>
      </w:r>
    </w:p>
    <w:p w:rsidR="00FB3B20" w:rsidRPr="00FB3B20" w:rsidRDefault="00FB3B20" w:rsidP="00FB3B20">
      <w:pPr>
        <w:pStyle w:val="EndNoteBibliography"/>
      </w:pPr>
      <w:r w:rsidRPr="00FB3B20">
        <w:t>[72] H. Zhao, X. Du, H. Dong, D. Jin, F. Tang, Q. Liu, P. Wang, L. Chen, P. Zhao, Y. Li, Electrochemical immunosensor based on Au/Co-BDC/MoS2 and DPCN/MoS2 for the detection of cardiac troponin I, Biosensors and Bioelectronics 175 (2021) 112883.</w:t>
      </w:r>
    </w:p>
    <w:p w:rsidR="00FB3B20" w:rsidRPr="00FB3B20" w:rsidRDefault="00FB3B20" w:rsidP="00FB3B20">
      <w:pPr>
        <w:pStyle w:val="EndNoteBibliography"/>
      </w:pPr>
      <w:r w:rsidRPr="00FB3B20">
        <w:lastRenderedPageBreak/>
        <w:t>[73] A. Iglesias-Mayor, O. Amor-Gutiérrez, A. Novelli, M.-T. Fernández-Sánchez, A. Costa-García, A. de la Escosura-Muñiz, Bifunctional Au@Pt/Au core@shell Nanoparticles As Novel Electrocatalytic Tags in Immunosensing: Application for Alzheimer’s Disease Biomarker Detection, Anal Chem 92(10) (2020) 7209-7217.</w:t>
      </w:r>
    </w:p>
    <w:p w:rsidR="00FB3B20" w:rsidRPr="00FB3B20" w:rsidRDefault="00FB3B20" w:rsidP="00FB3B20">
      <w:pPr>
        <w:pStyle w:val="EndNoteBibliography"/>
      </w:pPr>
      <w:r w:rsidRPr="00FB3B20">
        <w:t>[74] E. Codier, D. Codier, Understanding mitochondrial disease and goals for its treatment, British Journal of Nursing 23 (2014) 254-258.</w:t>
      </w:r>
    </w:p>
    <w:p w:rsidR="00FB3B20" w:rsidRPr="00FB3B20" w:rsidRDefault="00FB3B20" w:rsidP="00FB3B20">
      <w:pPr>
        <w:pStyle w:val="EndNoteBibliography"/>
      </w:pPr>
      <w:r w:rsidRPr="00FB3B20">
        <w:t>[75] H. Boyac</w:t>
      </w:r>
      <w:r w:rsidRPr="00FB3B20">
        <w:rPr>
          <w:rFonts w:hint="cs"/>
        </w:rPr>
        <w:t>ı</w:t>
      </w:r>
      <w:r w:rsidRPr="00FB3B20">
        <w:t>o</w:t>
      </w:r>
      <w:r w:rsidRPr="00FB3B20">
        <w:rPr>
          <w:rFonts w:ascii="Cambria" w:hAnsi="Cambria" w:cs="Cambria"/>
        </w:rPr>
        <w:t>ğ</w:t>
      </w:r>
      <w:r w:rsidRPr="00FB3B20">
        <w:t>lu, B.B. Yola, C. Karaman, O. Karaman, N. Atar, M.L. Yola, A novel electrochemical kidney injury molecule-1 (KIM-1) immunosensor based covalent organic frameworks-gold nanoparticles composite and porous NiCo2S4@CeO2 microspheres: The monitoring of acute kidney injury, Appl Surf Sci 578 (2022) 152093.</w:t>
      </w:r>
    </w:p>
    <w:p w:rsidR="00FB3B20" w:rsidRPr="00FB3B20" w:rsidRDefault="00FB3B20" w:rsidP="00FB3B20">
      <w:pPr>
        <w:pStyle w:val="EndNoteBibliography"/>
      </w:pPr>
      <w:r w:rsidRPr="00FB3B20">
        <w:t>[76] T. Chakraborty, M. Das, C.Y. Lin, K.F. Lei, C.H. Kao, Highly sensitive and selective electrochemical detection of lipocalin 2 by NiO nanoparticles/perovskite CeCuOx based immunosensor to diagnose renal failure, Analytica Chimica Acta 1205 (2022) 339754.</w:t>
      </w:r>
    </w:p>
    <w:p w:rsidR="00840CAA" w:rsidRPr="00641AF6" w:rsidRDefault="001272F7" w:rsidP="00641AF6">
      <w:pPr>
        <w:pStyle w:val="EndNoteBibliography"/>
      </w:pPr>
      <w:r>
        <w:rPr>
          <w:rFonts w:ascii="仿宋" w:eastAsia="仿宋" w:hAnsi="仿宋"/>
          <w:sz w:val="24"/>
          <w:szCs w:val="24"/>
        </w:rPr>
        <w:fldChar w:fldCharType="end"/>
      </w:r>
    </w:p>
    <w:sectPr w:rsidR="00840CAA" w:rsidRPr="00641A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504A6"/>
    <w:multiLevelType w:val="hybridMultilevel"/>
    <w:tmpl w:val="EC24A3C2"/>
    <w:lvl w:ilvl="0" w:tplc="B9C2C83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031B8F"/>
    <w:multiLevelType w:val="hybridMultilevel"/>
    <w:tmpl w:val="E21AB8BC"/>
    <w:lvl w:ilvl="0" w:tplc="8D3A69F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60655381">
    <w:abstractNumId w:val="1"/>
  </w:num>
  <w:num w:numId="2" w16cid:durableId="19003593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r Sen">
    <w15:presenceInfo w15:providerId="Windows Live" w15:userId="d26c1d2b598d5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2NbI0NDE2NzABcpV0lIJTi4sz8/NACgxrAfiXd64sAAAA"/>
    <w:docVar w:name="EN.InstantFormat" w:val="&lt;ENInstantFormat&gt;&lt;Enabled&gt;1&lt;/Enabled&gt;&lt;ScanUnformatted&gt;1&lt;/ScanUnformatted&gt;&lt;ScanChanges&gt;1&lt;/ScanChanges&gt;&lt;Suspended&gt;0&lt;/Suspended&gt;&lt;/ENInstantFormat&gt;"/>
    <w:docVar w:name="EN.Layout" w:val="&lt;ENLayout&gt;&lt;Style&gt;Biomaterial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fpvea5w2st2f2e00x4pe9ah5s9sdtta05r5&quot;&gt;My EndNote Library&lt;record-ids&gt;&lt;item&gt;415&lt;/item&gt;&lt;item&gt;416&lt;/item&gt;&lt;item&gt;417&lt;/item&gt;&lt;item&gt;418&lt;/item&gt;&lt;item&gt;419&lt;/item&gt;&lt;item&gt;420&lt;/item&gt;&lt;item&gt;421&lt;/item&gt;&lt;item&gt;423&lt;/item&gt;&lt;item&gt;424&lt;/item&gt;&lt;item&gt;425&lt;/item&gt;&lt;item&gt;426&lt;/item&gt;&lt;item&gt;427&lt;/item&gt;&lt;item&gt;428&lt;/item&gt;&lt;item&gt;429&lt;/item&gt;&lt;item&gt;430&lt;/item&gt;&lt;item&gt;432&lt;/item&gt;&lt;item&gt;433&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49&lt;/item&gt;&lt;item&gt;450&lt;/item&gt;&lt;item&gt;451&lt;/item&gt;&lt;item&gt;452&lt;/item&gt;&lt;item&gt;453&lt;/item&gt;&lt;item&gt;454&lt;/item&gt;&lt;item&gt;455&lt;/item&gt;&lt;item&gt;456&lt;/item&gt;&lt;item&gt;457&lt;/item&gt;&lt;item&gt;458&lt;/item&gt;&lt;item&gt;459&lt;/item&gt;&lt;item&gt;460&lt;/item&gt;&lt;item&gt;461&lt;/item&gt;&lt;item&gt;462&lt;/item&gt;&lt;item&gt;463&lt;/item&gt;&lt;item&gt;464&lt;/item&gt;&lt;item&gt;465&lt;/item&gt;&lt;item&gt;466&lt;/item&gt;&lt;item&gt;467&lt;/item&gt;&lt;item&gt;468&lt;/item&gt;&lt;item&gt;469&lt;/item&gt;&lt;item&gt;470&lt;/item&gt;&lt;item&gt;471&lt;/item&gt;&lt;item&gt;473&lt;/item&gt;&lt;item&gt;474&lt;/item&gt;&lt;item&gt;475&lt;/item&gt;&lt;item&gt;476&lt;/item&gt;&lt;item&gt;477&lt;/item&gt;&lt;item&gt;478&lt;/item&gt;&lt;item&gt;479&lt;/item&gt;&lt;item&gt;480&lt;/item&gt;&lt;item&gt;481&lt;/item&gt;&lt;item&gt;484&lt;/item&gt;&lt;item&gt;485&lt;/item&gt;&lt;item&gt;486&lt;/item&gt;&lt;item&gt;487&lt;/item&gt;&lt;item&gt;488&lt;/item&gt;&lt;item&gt;489&lt;/item&gt;&lt;item&gt;490&lt;/item&gt;&lt;item&gt;491&lt;/item&gt;&lt;item&gt;492&lt;/item&gt;&lt;item&gt;493&lt;/item&gt;&lt;item&gt;494&lt;/item&gt;&lt;item&gt;495&lt;/item&gt;&lt;item&gt;496&lt;/item&gt;&lt;/record-ids&gt;&lt;/item&gt;&lt;/Libraries&gt;"/>
  </w:docVars>
  <w:rsids>
    <w:rsidRoot w:val="00B54A50"/>
    <w:rsid w:val="00004C4E"/>
    <w:rsid w:val="000239CC"/>
    <w:rsid w:val="00042480"/>
    <w:rsid w:val="00043F1C"/>
    <w:rsid w:val="000475BE"/>
    <w:rsid w:val="00077C42"/>
    <w:rsid w:val="00093D50"/>
    <w:rsid w:val="000A2977"/>
    <w:rsid w:val="000A3E37"/>
    <w:rsid w:val="000A5363"/>
    <w:rsid w:val="000E025C"/>
    <w:rsid w:val="000E317A"/>
    <w:rsid w:val="000F56C3"/>
    <w:rsid w:val="00102AC5"/>
    <w:rsid w:val="001106B6"/>
    <w:rsid w:val="001109C0"/>
    <w:rsid w:val="00114D05"/>
    <w:rsid w:val="00116AC6"/>
    <w:rsid w:val="00117BBA"/>
    <w:rsid w:val="001255FD"/>
    <w:rsid w:val="001256B8"/>
    <w:rsid w:val="001272F7"/>
    <w:rsid w:val="0013048F"/>
    <w:rsid w:val="0013102C"/>
    <w:rsid w:val="00152503"/>
    <w:rsid w:val="001577DE"/>
    <w:rsid w:val="00162A1A"/>
    <w:rsid w:val="00176A8F"/>
    <w:rsid w:val="001900DC"/>
    <w:rsid w:val="0019067D"/>
    <w:rsid w:val="00196D7F"/>
    <w:rsid w:val="001B630C"/>
    <w:rsid w:val="001C45F2"/>
    <w:rsid w:val="0020338E"/>
    <w:rsid w:val="00206328"/>
    <w:rsid w:val="0020695A"/>
    <w:rsid w:val="002342D6"/>
    <w:rsid w:val="00234D55"/>
    <w:rsid w:val="00246804"/>
    <w:rsid w:val="00272DC2"/>
    <w:rsid w:val="00272F16"/>
    <w:rsid w:val="00274D96"/>
    <w:rsid w:val="00285803"/>
    <w:rsid w:val="0029674D"/>
    <w:rsid w:val="002B3D45"/>
    <w:rsid w:val="002C1DAE"/>
    <w:rsid w:val="002C7535"/>
    <w:rsid w:val="002D1B76"/>
    <w:rsid w:val="002E4403"/>
    <w:rsid w:val="002F120C"/>
    <w:rsid w:val="002F4FE8"/>
    <w:rsid w:val="00301353"/>
    <w:rsid w:val="00310E8F"/>
    <w:rsid w:val="003114CA"/>
    <w:rsid w:val="0032159A"/>
    <w:rsid w:val="0032174A"/>
    <w:rsid w:val="00345098"/>
    <w:rsid w:val="00354E68"/>
    <w:rsid w:val="00356828"/>
    <w:rsid w:val="00357C7B"/>
    <w:rsid w:val="00364BF4"/>
    <w:rsid w:val="00365F8E"/>
    <w:rsid w:val="00373741"/>
    <w:rsid w:val="00374902"/>
    <w:rsid w:val="003861B9"/>
    <w:rsid w:val="00392CB3"/>
    <w:rsid w:val="003C038C"/>
    <w:rsid w:val="003C1CA6"/>
    <w:rsid w:val="003C3D0F"/>
    <w:rsid w:val="003F233C"/>
    <w:rsid w:val="003F3EA2"/>
    <w:rsid w:val="00403412"/>
    <w:rsid w:val="00414507"/>
    <w:rsid w:val="00415132"/>
    <w:rsid w:val="00432912"/>
    <w:rsid w:val="00434D76"/>
    <w:rsid w:val="00441B8A"/>
    <w:rsid w:val="00443DD6"/>
    <w:rsid w:val="00447F01"/>
    <w:rsid w:val="00450C57"/>
    <w:rsid w:val="00453F89"/>
    <w:rsid w:val="00472505"/>
    <w:rsid w:val="004B0FE1"/>
    <w:rsid w:val="004B487C"/>
    <w:rsid w:val="004C38EA"/>
    <w:rsid w:val="004D3266"/>
    <w:rsid w:val="004D71C0"/>
    <w:rsid w:val="004F024A"/>
    <w:rsid w:val="005012B9"/>
    <w:rsid w:val="005268F4"/>
    <w:rsid w:val="005331A9"/>
    <w:rsid w:val="00533A7E"/>
    <w:rsid w:val="00546D9B"/>
    <w:rsid w:val="005600AF"/>
    <w:rsid w:val="00575890"/>
    <w:rsid w:val="005826EA"/>
    <w:rsid w:val="00582841"/>
    <w:rsid w:val="005962E9"/>
    <w:rsid w:val="005B0B7E"/>
    <w:rsid w:val="005B426B"/>
    <w:rsid w:val="005B5D1B"/>
    <w:rsid w:val="005C0417"/>
    <w:rsid w:val="005E206F"/>
    <w:rsid w:val="005F1291"/>
    <w:rsid w:val="00610C7B"/>
    <w:rsid w:val="0061265F"/>
    <w:rsid w:val="00624375"/>
    <w:rsid w:val="00635007"/>
    <w:rsid w:val="00641AF6"/>
    <w:rsid w:val="0065277E"/>
    <w:rsid w:val="00671BB0"/>
    <w:rsid w:val="006744D6"/>
    <w:rsid w:val="00674F30"/>
    <w:rsid w:val="00681786"/>
    <w:rsid w:val="00683ADA"/>
    <w:rsid w:val="006A03C7"/>
    <w:rsid w:val="006B6858"/>
    <w:rsid w:val="006C013E"/>
    <w:rsid w:val="006C213F"/>
    <w:rsid w:val="006C51BF"/>
    <w:rsid w:val="006F305F"/>
    <w:rsid w:val="007265AC"/>
    <w:rsid w:val="00742796"/>
    <w:rsid w:val="00755073"/>
    <w:rsid w:val="007550D8"/>
    <w:rsid w:val="00762810"/>
    <w:rsid w:val="00766688"/>
    <w:rsid w:val="007863BF"/>
    <w:rsid w:val="007A2079"/>
    <w:rsid w:val="007A4F99"/>
    <w:rsid w:val="007B01BB"/>
    <w:rsid w:val="007B3E63"/>
    <w:rsid w:val="007D104A"/>
    <w:rsid w:val="007D4488"/>
    <w:rsid w:val="007D6898"/>
    <w:rsid w:val="00802512"/>
    <w:rsid w:val="00805284"/>
    <w:rsid w:val="00822CA0"/>
    <w:rsid w:val="00833555"/>
    <w:rsid w:val="00835C07"/>
    <w:rsid w:val="00840CAA"/>
    <w:rsid w:val="008570D8"/>
    <w:rsid w:val="0087266F"/>
    <w:rsid w:val="00891551"/>
    <w:rsid w:val="0089453C"/>
    <w:rsid w:val="0089553D"/>
    <w:rsid w:val="008A2C47"/>
    <w:rsid w:val="008B5018"/>
    <w:rsid w:val="008C22D7"/>
    <w:rsid w:val="008C6856"/>
    <w:rsid w:val="008C78CE"/>
    <w:rsid w:val="008D1EC8"/>
    <w:rsid w:val="008D3D93"/>
    <w:rsid w:val="008D59CD"/>
    <w:rsid w:val="008E4535"/>
    <w:rsid w:val="008E47BC"/>
    <w:rsid w:val="008F0697"/>
    <w:rsid w:val="008F7B86"/>
    <w:rsid w:val="00924767"/>
    <w:rsid w:val="00933574"/>
    <w:rsid w:val="009527EA"/>
    <w:rsid w:val="00960A19"/>
    <w:rsid w:val="00965549"/>
    <w:rsid w:val="00970AD8"/>
    <w:rsid w:val="00983A33"/>
    <w:rsid w:val="009864AF"/>
    <w:rsid w:val="009A530F"/>
    <w:rsid w:val="009B411B"/>
    <w:rsid w:val="009B4C7B"/>
    <w:rsid w:val="009C1CBC"/>
    <w:rsid w:val="009C6C36"/>
    <w:rsid w:val="009C7928"/>
    <w:rsid w:val="009D7A68"/>
    <w:rsid w:val="00A138EE"/>
    <w:rsid w:val="00A2175E"/>
    <w:rsid w:val="00A34105"/>
    <w:rsid w:val="00A35005"/>
    <w:rsid w:val="00A3583C"/>
    <w:rsid w:val="00A718B7"/>
    <w:rsid w:val="00A729D9"/>
    <w:rsid w:val="00A84268"/>
    <w:rsid w:val="00A92F1B"/>
    <w:rsid w:val="00A97F89"/>
    <w:rsid w:val="00AA1399"/>
    <w:rsid w:val="00AA19DD"/>
    <w:rsid w:val="00AA5D22"/>
    <w:rsid w:val="00AD0927"/>
    <w:rsid w:val="00AD0D76"/>
    <w:rsid w:val="00AD1E7F"/>
    <w:rsid w:val="00AF1105"/>
    <w:rsid w:val="00AF61A7"/>
    <w:rsid w:val="00B12E0A"/>
    <w:rsid w:val="00B14788"/>
    <w:rsid w:val="00B1507B"/>
    <w:rsid w:val="00B23E2D"/>
    <w:rsid w:val="00B54A50"/>
    <w:rsid w:val="00B5543D"/>
    <w:rsid w:val="00B6350F"/>
    <w:rsid w:val="00B802E9"/>
    <w:rsid w:val="00B83FFE"/>
    <w:rsid w:val="00B86C98"/>
    <w:rsid w:val="00B90245"/>
    <w:rsid w:val="00B964CF"/>
    <w:rsid w:val="00BD5C96"/>
    <w:rsid w:val="00BE051D"/>
    <w:rsid w:val="00BE0B50"/>
    <w:rsid w:val="00BE573E"/>
    <w:rsid w:val="00BF0E4F"/>
    <w:rsid w:val="00BF4651"/>
    <w:rsid w:val="00BF7D12"/>
    <w:rsid w:val="00C06290"/>
    <w:rsid w:val="00C15A4C"/>
    <w:rsid w:val="00C21AA3"/>
    <w:rsid w:val="00C53483"/>
    <w:rsid w:val="00C5429F"/>
    <w:rsid w:val="00C654C1"/>
    <w:rsid w:val="00C7717C"/>
    <w:rsid w:val="00C77D22"/>
    <w:rsid w:val="00C93EBA"/>
    <w:rsid w:val="00CB0F4A"/>
    <w:rsid w:val="00CB347A"/>
    <w:rsid w:val="00CB3CC5"/>
    <w:rsid w:val="00CB5DB8"/>
    <w:rsid w:val="00CB76B3"/>
    <w:rsid w:val="00CC7803"/>
    <w:rsid w:val="00CD2CE9"/>
    <w:rsid w:val="00D03EEF"/>
    <w:rsid w:val="00D05A8D"/>
    <w:rsid w:val="00D11C7F"/>
    <w:rsid w:val="00D17A6C"/>
    <w:rsid w:val="00D21878"/>
    <w:rsid w:val="00D329CA"/>
    <w:rsid w:val="00D51E27"/>
    <w:rsid w:val="00D6588C"/>
    <w:rsid w:val="00D7373F"/>
    <w:rsid w:val="00D8028C"/>
    <w:rsid w:val="00D867E5"/>
    <w:rsid w:val="00DC58FA"/>
    <w:rsid w:val="00DD29C9"/>
    <w:rsid w:val="00DD2BBD"/>
    <w:rsid w:val="00DE1244"/>
    <w:rsid w:val="00E1619F"/>
    <w:rsid w:val="00E1782E"/>
    <w:rsid w:val="00E215F8"/>
    <w:rsid w:val="00E22161"/>
    <w:rsid w:val="00E2223D"/>
    <w:rsid w:val="00E25FED"/>
    <w:rsid w:val="00E31E19"/>
    <w:rsid w:val="00E5009F"/>
    <w:rsid w:val="00E56CFC"/>
    <w:rsid w:val="00E63E5E"/>
    <w:rsid w:val="00E71625"/>
    <w:rsid w:val="00E948D7"/>
    <w:rsid w:val="00EA0744"/>
    <w:rsid w:val="00EB0685"/>
    <w:rsid w:val="00EC31C7"/>
    <w:rsid w:val="00EC71DE"/>
    <w:rsid w:val="00EF5804"/>
    <w:rsid w:val="00F04124"/>
    <w:rsid w:val="00F16725"/>
    <w:rsid w:val="00F17002"/>
    <w:rsid w:val="00F2652A"/>
    <w:rsid w:val="00F321B0"/>
    <w:rsid w:val="00F84EA8"/>
    <w:rsid w:val="00FA11C1"/>
    <w:rsid w:val="00FB3120"/>
    <w:rsid w:val="00FB3B20"/>
    <w:rsid w:val="00FB43DF"/>
    <w:rsid w:val="00FB59A2"/>
    <w:rsid w:val="00FB7620"/>
    <w:rsid w:val="00FC0D2E"/>
    <w:rsid w:val="00FE356D"/>
    <w:rsid w:val="00FF0942"/>
    <w:rsid w:val="00FF1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5496A"/>
  <w15:chartTrackingRefBased/>
  <w15:docId w15:val="{A568635C-41B8-46B5-A299-7EB0930A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5D22"/>
    <w:pPr>
      <w:ind w:firstLineChars="200" w:firstLine="420"/>
    </w:pPr>
  </w:style>
  <w:style w:type="paragraph" w:customStyle="1" w:styleId="EndNoteBibliographyTitle">
    <w:name w:val="EndNote Bibliography Title"/>
    <w:basedOn w:val="a"/>
    <w:link w:val="EndNoteBibliographyTitle0"/>
    <w:rsid w:val="001272F7"/>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1272F7"/>
    <w:rPr>
      <w:rFonts w:ascii="等线" w:eastAsia="等线" w:hAnsi="等线"/>
      <w:noProof/>
      <w:sz w:val="20"/>
    </w:rPr>
  </w:style>
  <w:style w:type="paragraph" w:customStyle="1" w:styleId="EndNoteBibliography">
    <w:name w:val="EndNote Bibliography"/>
    <w:basedOn w:val="a"/>
    <w:link w:val="EndNoteBibliography0"/>
    <w:rsid w:val="001272F7"/>
    <w:rPr>
      <w:rFonts w:ascii="等线" w:eastAsia="等线" w:hAnsi="等线"/>
      <w:noProof/>
      <w:sz w:val="20"/>
    </w:rPr>
  </w:style>
  <w:style w:type="character" w:customStyle="1" w:styleId="EndNoteBibliography0">
    <w:name w:val="EndNote Bibliography 字符"/>
    <w:basedOn w:val="a0"/>
    <w:link w:val="EndNoteBibliography"/>
    <w:rsid w:val="001272F7"/>
    <w:rPr>
      <w:rFonts w:ascii="等线" w:eastAsia="等线" w:hAnsi="等线"/>
      <w:noProof/>
      <w:sz w:val="20"/>
    </w:rPr>
  </w:style>
  <w:style w:type="table" w:styleId="a4">
    <w:name w:val="Table Grid"/>
    <w:basedOn w:val="a1"/>
    <w:uiPriority w:val="39"/>
    <w:rsid w:val="006B6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Revision"/>
    <w:hidden/>
    <w:uiPriority w:val="99"/>
    <w:semiHidden/>
    <w:rsid w:val="00F04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002153">
      <w:bodyDiv w:val="1"/>
      <w:marLeft w:val="0"/>
      <w:marRight w:val="0"/>
      <w:marTop w:val="0"/>
      <w:marBottom w:val="0"/>
      <w:divBdr>
        <w:top w:val="none" w:sz="0" w:space="0" w:color="auto"/>
        <w:left w:val="none" w:sz="0" w:space="0" w:color="auto"/>
        <w:bottom w:val="none" w:sz="0" w:space="0" w:color="auto"/>
        <w:right w:val="none" w:sz="0" w:space="0" w:color="auto"/>
      </w:divBdr>
    </w:div>
    <w:div w:id="457604262">
      <w:bodyDiv w:val="1"/>
      <w:marLeft w:val="0"/>
      <w:marRight w:val="0"/>
      <w:marTop w:val="0"/>
      <w:marBottom w:val="0"/>
      <w:divBdr>
        <w:top w:val="none" w:sz="0" w:space="0" w:color="auto"/>
        <w:left w:val="none" w:sz="0" w:space="0" w:color="auto"/>
        <w:bottom w:val="none" w:sz="0" w:space="0" w:color="auto"/>
        <w:right w:val="none" w:sz="0" w:space="0" w:color="auto"/>
      </w:divBdr>
    </w:div>
    <w:div w:id="187276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microsoft.com/office/2011/relationships/people" Target="people.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21465</Words>
  <Characters>122356</Characters>
  <Application>Microsoft Office Word</Application>
  <DocSecurity>0</DocSecurity>
  <Lines>1019</Lines>
  <Paragraphs>287</Paragraphs>
  <ScaleCrop>false</ScaleCrop>
  <Company>Microsoft</Company>
  <LinksUpToDate>false</LinksUpToDate>
  <CharactersWithSpaces>143534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Lanpeng</dc:creator>
  <cp:keywords/>
  <dc:description/>
  <cp:lastModifiedBy>sor Sen</cp:lastModifiedBy>
  <cp:revision>2</cp:revision>
  <dcterms:created xsi:type="dcterms:W3CDTF">2023-09-25T11:26:00Z</dcterms:created>
  <dcterms:modified xsi:type="dcterms:W3CDTF">2023-09-25T11:26:00Z</dcterms:modified>
</cp:coreProperties>
</file>